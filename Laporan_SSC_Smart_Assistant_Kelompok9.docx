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6BF92" w14:textId="77777777" w:rsidR="00361D18" w:rsidRPr="00674AF5" w:rsidRDefault="00361E19" w:rsidP="00674AF5">
      <w:pPr>
        <w:spacing w:before="600" w:after="80" w:line="360" w:lineRule="auto"/>
        <w:jc w:val="center"/>
        <w:rPr>
          <w:rFonts w:ascii="Times New Roman" w:hAnsi="Times New Roman" w:cs="Times New Roman"/>
          <w:sz w:val="36"/>
          <w:szCs w:val="36"/>
        </w:rPr>
      </w:pPr>
      <w:r w:rsidRPr="00674AF5">
        <w:rPr>
          <w:rFonts w:ascii="Times New Roman" w:hAnsi="Times New Roman" w:cs="Times New Roman"/>
          <w:b/>
          <w:bCs/>
          <w:sz w:val="36"/>
          <w:szCs w:val="36"/>
        </w:rPr>
        <w:t>LAPORAN ANALISIS</w:t>
      </w:r>
    </w:p>
    <w:p w14:paraId="3C80103E" w14:textId="77777777" w:rsidR="00361D18" w:rsidRPr="00674AF5" w:rsidRDefault="00361E19" w:rsidP="00674AF5">
      <w:pPr>
        <w:spacing w:after="80" w:line="360" w:lineRule="auto"/>
        <w:jc w:val="center"/>
        <w:rPr>
          <w:rFonts w:ascii="Times New Roman" w:hAnsi="Times New Roman" w:cs="Times New Roman"/>
          <w:sz w:val="32"/>
          <w:szCs w:val="32"/>
        </w:rPr>
      </w:pPr>
      <w:r w:rsidRPr="00674AF5">
        <w:rPr>
          <w:rFonts w:ascii="Times New Roman" w:hAnsi="Times New Roman" w:cs="Times New Roman"/>
          <w:b/>
          <w:bCs/>
          <w:sz w:val="32"/>
          <w:szCs w:val="32"/>
        </w:rPr>
        <w:t>SSC Smart Assistant</w:t>
      </w:r>
    </w:p>
    <w:p w14:paraId="364AD76F" w14:textId="0C8C59D7" w:rsidR="00361D18" w:rsidRDefault="00361E19" w:rsidP="00674AF5">
      <w:pPr>
        <w:spacing w:after="400" w:line="360" w:lineRule="auto"/>
        <w:jc w:val="center"/>
        <w:rPr>
          <w:rFonts w:ascii="Times New Roman" w:hAnsi="Times New Roman" w:cs="Times New Roman"/>
          <w:sz w:val="32"/>
          <w:szCs w:val="32"/>
        </w:rPr>
      </w:pPr>
      <w:r w:rsidRPr="00674AF5">
        <w:rPr>
          <w:rFonts w:ascii="Times New Roman" w:hAnsi="Times New Roman" w:cs="Times New Roman"/>
          <w:i/>
          <w:iCs/>
          <w:sz w:val="32"/>
          <w:szCs w:val="32"/>
        </w:rPr>
        <w:t>TAK Edition — Universitas Telkom</w:t>
      </w:r>
    </w:p>
    <w:p w14:paraId="40F53242" w14:textId="77860AC2" w:rsidR="00674AF5" w:rsidRPr="00674AF5" w:rsidRDefault="00674AF5" w:rsidP="00674AF5">
      <w:pPr>
        <w:spacing w:after="400" w:line="360" w:lineRule="auto"/>
        <w:jc w:val="center"/>
        <w:rPr>
          <w:rFonts w:ascii="Times New Roman" w:hAnsi="Times New Roman" w:cs="Times New Roman"/>
          <w:sz w:val="32"/>
          <w:szCs w:val="32"/>
        </w:rPr>
      </w:pPr>
      <w:r w:rsidRPr="002E223C">
        <w:rPr>
          <w:rFonts w:ascii="Times New Roman" w:eastAsia="Calibri" w:hAnsi="Times New Roman" w:cs="Times New Roman"/>
          <w:b/>
          <w:noProof/>
          <w:sz w:val="28"/>
          <w:szCs w:val="28"/>
        </w:rPr>
        <w:drawing>
          <wp:inline distT="0" distB="0" distL="0" distR="0" wp14:anchorId="6C57A7B7" wp14:editId="15833B96">
            <wp:extent cx="2514012" cy="3040912"/>
            <wp:effectExtent l="0" t="0" r="635" b="7620"/>
            <wp:docPr id="739038885" name="Picture 1" descr="G:\Local disk e\Fakultas TE\Regulasi\UNIVERSITAS TELKOM - LOGO VERTIKAL.png">
              <a:extLst xmlns:a="http://schemas.openxmlformats.org/drawingml/2006/main">
                <a:ext uri="{FF2B5EF4-FFF2-40B4-BE49-F238E27FC236}">
                  <a16:creationId xmlns:a16="http://schemas.microsoft.com/office/drawing/2014/main" id="{66F11D29-7A76-44A9-B374-7DB193B47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99961" name="Picture 4" descr="G:\Local disk e\Fakultas TE\Regulasi\UNIVERSITAS TELKOM - LOGO VERTIKAL.png"/>
                    <pic:cNvPicPr>
                      <a:picLocks noChangeAspect="1" noChangeArrowheads="1"/>
                    </pic:cNvPicPr>
                  </pic:nvPicPr>
                  <pic:blipFill>
                    <a:blip r:embed="rId7" cstate="print"/>
                    <a:srcRect/>
                    <a:stretch>
                      <a:fillRect/>
                    </a:stretch>
                  </pic:blipFill>
                  <pic:spPr bwMode="auto">
                    <a:xfrm>
                      <a:off x="0" y="0"/>
                      <a:ext cx="2563335" cy="3100572"/>
                    </a:xfrm>
                    <a:prstGeom prst="rect">
                      <a:avLst/>
                    </a:prstGeom>
                    <a:noFill/>
                    <a:ln w="9525">
                      <a:noFill/>
                      <a:miter lim="800000"/>
                      <a:headEnd/>
                      <a:tailEnd/>
                    </a:ln>
                  </pic:spPr>
                </pic:pic>
              </a:graphicData>
            </a:graphic>
          </wp:inline>
        </w:drawing>
      </w:r>
    </w:p>
    <w:p w14:paraId="70379417" w14:textId="77777777" w:rsidR="00361D18" w:rsidRPr="00D80955" w:rsidRDefault="00361E19" w:rsidP="00674AF5">
      <w:pPr>
        <w:spacing w:before="200" w:after="80" w:line="360" w:lineRule="auto"/>
        <w:jc w:val="center"/>
        <w:rPr>
          <w:rFonts w:ascii="Times New Roman" w:hAnsi="Times New Roman" w:cs="Times New Roman"/>
          <w:sz w:val="24"/>
          <w:szCs w:val="24"/>
          <w:lang w:val="sv-SE"/>
        </w:rPr>
      </w:pPr>
      <w:r w:rsidRPr="00D80955">
        <w:rPr>
          <w:rFonts w:ascii="Times New Roman" w:hAnsi="Times New Roman" w:cs="Times New Roman"/>
          <w:sz w:val="24"/>
          <w:szCs w:val="24"/>
          <w:lang w:val="sv-SE"/>
        </w:rPr>
        <w:t>Disusun untuk memenuhi tugas mata kuliah</w:t>
      </w:r>
    </w:p>
    <w:p w14:paraId="4E8C9758" w14:textId="073E8432" w:rsidR="00674AF5" w:rsidRPr="00D80955" w:rsidRDefault="00674AF5" w:rsidP="7F6C500D">
      <w:pPr>
        <w:spacing w:after="800" w:line="360" w:lineRule="auto"/>
        <w:jc w:val="center"/>
        <w:rPr>
          <w:rFonts w:ascii="Times New Roman" w:hAnsi="Times New Roman" w:cs="Times New Roman"/>
          <w:b/>
          <w:bCs/>
          <w:sz w:val="24"/>
          <w:szCs w:val="24"/>
          <w:lang w:val="sv-SE"/>
        </w:rPr>
      </w:pPr>
      <w:ins w:id="0" w:author="Microsoft Word" w:date="2026-06-21T23:21:00Z" w16du:dateUtc="2026-06-21T23:21:00Z">
        <w:r w:rsidRPr="00D80955">
          <w:rPr>
            <w:rFonts w:ascii="Times New Roman" w:hAnsi="Times New Roman" w:cs="Times New Roman"/>
            <w:b/>
            <w:bCs/>
            <w:sz w:val="24"/>
            <w:szCs w:val="24"/>
            <w:lang w:val="sv-SE"/>
          </w:rPr>
          <w:t>KECERDASAN ARTIFISIAL DAN PENERAPANNYA IS-06-01</w:t>
        </w:r>
      </w:ins>
      <w:r w:rsidRPr="00D80955">
        <w:rPr>
          <w:lang w:val="sv-SE"/>
        </w:rPr>
        <w:br/>
      </w:r>
      <w:ins w:id="1" w:author="Microsoft Word" w:date="2026-06-21T23:21:00Z" w16du:dateUtc="2026-06-21T23:21:00Z">
        <w:r w:rsidRPr="00D80955">
          <w:rPr>
            <w:rFonts w:ascii="Times New Roman" w:hAnsi="Times New Roman" w:cs="Times New Roman"/>
            <w:b/>
            <w:bCs/>
            <w:sz w:val="24"/>
            <w:szCs w:val="24"/>
            <w:lang w:val="sv-SE"/>
          </w:rPr>
          <w:t>Disusun Oleh:</w:t>
        </w:r>
      </w:ins>
      <w:r w:rsidRPr="00D80955">
        <w:rPr>
          <w:lang w:val="sv-SE"/>
        </w:rPr>
        <w:br/>
      </w:r>
      <w:r w:rsidRPr="00D80955">
        <w:rPr>
          <w:lang w:val="sv-SE"/>
        </w:rPr>
        <w:br/>
      </w:r>
      <w:ins w:id="2" w:author="Microsoft Word" w:date="2026-06-21T23:21:00Z" w16du:dateUtc="2026-06-21T23:21:00Z">
        <w:r w:rsidRPr="00D80955">
          <w:rPr>
            <w:rFonts w:ascii="Times New Roman" w:hAnsi="Times New Roman" w:cs="Times New Roman"/>
            <w:b/>
            <w:bCs/>
            <w:sz w:val="24"/>
            <w:szCs w:val="24"/>
            <w:lang w:val="sv-SE"/>
          </w:rPr>
          <w:t xml:space="preserve">Rezal Ihsanu Mubarok </w:t>
        </w:r>
        <w:r w:rsidR="5A60CA41" w:rsidRPr="00D80955">
          <w:rPr>
            <w:rFonts w:ascii="Times New Roman" w:hAnsi="Times New Roman" w:cs="Times New Roman"/>
            <w:b/>
            <w:bCs/>
            <w:sz w:val="24"/>
            <w:szCs w:val="24"/>
            <w:lang w:val="sv-SE"/>
          </w:rPr>
          <w:t xml:space="preserve">- </w:t>
        </w:r>
        <w:r w:rsidRPr="00D80955">
          <w:rPr>
            <w:rFonts w:ascii="Times New Roman" w:hAnsi="Times New Roman" w:cs="Times New Roman"/>
            <w:b/>
            <w:bCs/>
            <w:sz w:val="24"/>
            <w:szCs w:val="24"/>
            <w:lang w:val="sv-SE"/>
          </w:rPr>
          <w:t>1204230070</w:t>
        </w:r>
      </w:ins>
      <w:r w:rsidRPr="00D80955">
        <w:rPr>
          <w:lang w:val="sv-SE"/>
        </w:rPr>
        <w:br/>
      </w:r>
      <w:ins w:id="3" w:author="Microsoft Word" w:date="2026-06-21T23:21:00Z" w16du:dateUtc="2026-06-21T23:21:00Z">
        <w:r w:rsidR="1DFD1AD5" w:rsidRPr="00D80955">
          <w:rPr>
            <w:rFonts w:ascii="Times New Roman" w:hAnsi="Times New Roman" w:cs="Times New Roman"/>
            <w:b/>
            <w:bCs/>
            <w:sz w:val="24"/>
            <w:szCs w:val="24"/>
            <w:lang w:val="sv-SE"/>
          </w:rPr>
          <w:t>Cito Julio Ibrahim Kertawirja -  1204238073</w:t>
        </w:r>
      </w:ins>
      <w:r w:rsidRPr="00D80955">
        <w:rPr>
          <w:lang w:val="sv-SE"/>
        </w:rPr>
        <w:br/>
      </w:r>
      <w:ins w:id="4" w:author="Microsoft Word" w:date="2026-06-21T23:21:00Z" w16du:dateUtc="2026-06-21T23:21:00Z">
        <w:r w:rsidRPr="00D80955">
          <w:rPr>
            <w:rFonts w:ascii="Times New Roman" w:hAnsi="Times New Roman" w:cs="Times New Roman"/>
            <w:b/>
            <w:bCs/>
            <w:sz w:val="24"/>
            <w:szCs w:val="24"/>
            <w:lang w:val="sv-SE"/>
          </w:rPr>
          <w:t>Yasmin</w:t>
        </w:r>
      </w:ins>
      <w:r w:rsidR="2089D487" w:rsidRPr="00D80955">
        <w:rPr>
          <w:rFonts w:ascii="Times New Roman" w:hAnsi="Times New Roman" w:cs="Times New Roman"/>
          <w:b/>
          <w:bCs/>
          <w:sz w:val="24"/>
          <w:szCs w:val="24"/>
          <w:lang w:val="sv-SE"/>
        </w:rPr>
        <w:t xml:space="preserve"> Naila Ramadanti - 1204230126</w:t>
      </w:r>
      <w:r w:rsidRPr="00D80955">
        <w:rPr>
          <w:lang w:val="sv-SE"/>
        </w:rPr>
        <w:br/>
      </w:r>
      <w:ins w:id="5" w:author="Microsoft Word" w:date="2026-06-21T23:21:00Z" w16du:dateUtc="2026-06-21T23:21:00Z">
        <w:r w:rsidR="004E4167" w:rsidRPr="00D80955">
          <w:rPr>
            <w:rFonts w:ascii="Times New Roman" w:hAnsi="Times New Roman" w:cs="Times New Roman"/>
            <w:b/>
            <w:bCs/>
            <w:sz w:val="24"/>
            <w:szCs w:val="24"/>
            <w:lang w:val="sv-SE"/>
          </w:rPr>
          <w:t>Ardyn Nugraha Regyan Septimus - 1204230001</w:t>
        </w:r>
      </w:ins>
      <w:r w:rsidRPr="00D80955">
        <w:rPr>
          <w:lang w:val="sv-SE"/>
        </w:rPr>
        <w:br/>
      </w:r>
      <w:ins w:id="6" w:author="Microsoft Word" w:date="2026-06-21T23:21:00Z" w16du:dateUtc="2026-06-21T23:21:00Z">
        <w:r w:rsidR="004E4167" w:rsidRPr="00D80955">
          <w:rPr>
            <w:rFonts w:ascii="Times New Roman" w:hAnsi="Times New Roman" w:cs="Times New Roman"/>
            <w:b/>
            <w:bCs/>
            <w:sz w:val="24"/>
            <w:szCs w:val="24"/>
            <w:lang w:val="sv-SE"/>
          </w:rPr>
          <w:t>Andrew Wanda Bagaskara - 1204230091</w:t>
        </w:r>
      </w:ins>
      <w:r w:rsidR="602744B5" w:rsidRPr="00D80955">
        <w:rPr>
          <w:rFonts w:ascii="Times New Roman" w:hAnsi="Times New Roman" w:cs="Times New Roman"/>
          <w:b/>
          <w:bCs/>
          <w:sz w:val="24"/>
          <w:szCs w:val="24"/>
          <w:lang w:val="sv-SE"/>
        </w:rPr>
        <w:t>0091</w:t>
      </w:r>
    </w:p>
    <w:p w14:paraId="2BEDC9ED" w14:textId="77777777" w:rsidR="00674AF5" w:rsidRPr="00D80955" w:rsidRDefault="00674AF5" w:rsidP="00674AF5">
      <w:pPr>
        <w:spacing w:line="360" w:lineRule="auto"/>
        <w:rPr>
          <w:rFonts w:ascii="Times New Roman" w:hAnsi="Times New Roman" w:cs="Times New Roman"/>
          <w:sz w:val="24"/>
          <w:szCs w:val="24"/>
          <w:lang w:val="sv-SE"/>
        </w:rPr>
      </w:pPr>
    </w:p>
    <w:p w14:paraId="7A7390F2" w14:textId="77777777" w:rsidR="00674AF5" w:rsidRPr="00D80955" w:rsidRDefault="00674AF5" w:rsidP="00674AF5">
      <w:pPr>
        <w:spacing w:line="360" w:lineRule="auto"/>
        <w:rPr>
          <w:rFonts w:ascii="Times New Roman" w:hAnsi="Times New Roman" w:cs="Times New Roman"/>
          <w:sz w:val="24"/>
          <w:szCs w:val="24"/>
          <w:lang w:val="sv-SE"/>
        </w:rPr>
      </w:pPr>
    </w:p>
    <w:p w14:paraId="2FE4CE33" w14:textId="77777777" w:rsidR="00674AF5" w:rsidRPr="00D80955" w:rsidRDefault="00674AF5" w:rsidP="00674AF5">
      <w:pPr>
        <w:spacing w:line="360" w:lineRule="auto"/>
        <w:rPr>
          <w:rFonts w:ascii="Times New Roman" w:hAnsi="Times New Roman" w:cs="Times New Roman"/>
          <w:sz w:val="24"/>
          <w:szCs w:val="24"/>
          <w:lang w:val="sv-SE"/>
        </w:rPr>
      </w:pPr>
    </w:p>
    <w:p w14:paraId="674D5800" w14:textId="0B490D35" w:rsidR="00361D18" w:rsidRPr="00674AF5" w:rsidRDefault="00361E19" w:rsidP="00674AF5">
      <w:pPr>
        <w:pStyle w:val="Heading1"/>
        <w:spacing w:line="360" w:lineRule="auto"/>
        <w:rPr>
          <w:rFonts w:ascii="Times New Roman" w:hAnsi="Times New Roman" w:cs="Times New Roman"/>
          <w:color w:val="auto"/>
          <w:sz w:val="24"/>
          <w:szCs w:val="24"/>
          <w:lang w:val="sv-SE"/>
        </w:rPr>
      </w:pPr>
      <w:r w:rsidRPr="00674AF5">
        <w:rPr>
          <w:rFonts w:ascii="Times New Roman" w:hAnsi="Times New Roman" w:cs="Times New Roman"/>
          <w:color w:val="auto"/>
          <w:sz w:val="24"/>
          <w:szCs w:val="24"/>
          <w:lang w:val="sv-SE"/>
        </w:rPr>
        <w:lastRenderedPageBreak/>
        <w:t>PENGANTAR</w:t>
      </w:r>
    </w:p>
    <w:p w14:paraId="1D35DC42" w14:textId="77777777" w:rsidR="00361D18" w:rsidRPr="00674AF5" w:rsidRDefault="00361E19" w:rsidP="00674AF5">
      <w:pPr>
        <w:pStyle w:val="Heading2"/>
        <w:spacing w:line="360" w:lineRule="auto"/>
        <w:rPr>
          <w:rFonts w:ascii="Times New Roman" w:hAnsi="Times New Roman" w:cs="Times New Roman"/>
          <w:color w:val="auto"/>
          <w:sz w:val="24"/>
          <w:szCs w:val="24"/>
          <w:lang w:val="sv-SE"/>
        </w:rPr>
      </w:pPr>
      <w:r w:rsidRPr="00674AF5">
        <w:rPr>
          <w:rFonts w:ascii="Times New Roman" w:hAnsi="Times New Roman" w:cs="Times New Roman"/>
          <w:color w:val="auto"/>
          <w:sz w:val="24"/>
          <w:szCs w:val="24"/>
          <w:lang w:val="sv-SE"/>
        </w:rPr>
        <w:t>Latar Belakang</w:t>
      </w:r>
    </w:p>
    <w:p w14:paraId="364F84CD"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Unit Akademik TUS (Telkom University Surabaya) memiliki Student Service Center (SSC) yang berperan sebagai pusat layanan informasi dan bantuan bagi mahasiswa, khususnya dalam bidang akademik. SSC menjadi garis terdepan yang dihadapi mahasiswa ketika menghadapi kendala atau membutuhkan penjelasan terkait berbagai kebijakan universitas, termasuk perihal Transkrip Aktivitas Kemahasiswaan (TAK).</w:t>
      </w:r>
    </w:p>
    <w:p w14:paraId="23A6887D"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Namun demikian, layanan SSC memiliki sejumlah keterbatasan struktural yang signifikan. Pertama, jam operasional yang terbatas, yakni hanya Senin hingga Jumat pukul 08.00–16.00 WIB, menyebabkan mahasiswa yang membutuhkan informasi di luar jam tersebut tidak dapat terlayani. Kedua, layanan hanya tersedia secara onsite, mengharuskan mahasiswa datang langsung ke SSC di gedung TUS. Ketiga, meskipun sudah terdapat layanan chatbot melalui WhatsApp, sistem tersebut bersifat kaku: pertanyaan harus diketik dengan format kata kunci yang persis seperti yang telah diprogram, sehingga banyak pertanyaan natural mahasiswa yang tidak dapat dijawab.</w:t>
      </w:r>
    </w:p>
    <w:p w14:paraId="46CED8FC" w14:textId="3AE02714" w:rsidR="00361D18" w:rsidRPr="00674AF5" w:rsidRDefault="00361E19" w:rsidP="00674AF5">
      <w:pPr>
        <w:spacing w:before="80" w:after="100" w:line="360" w:lineRule="auto"/>
        <w:jc w:val="both"/>
        <w:rPr>
          <w:rFonts w:ascii="Times New Roman" w:hAnsi="Times New Roman" w:cs="Times New Roman"/>
          <w:sz w:val="24"/>
          <w:szCs w:val="24"/>
          <w:lang w:val="sv-SE"/>
        </w:rPr>
      </w:pPr>
      <w:r w:rsidRPr="4B71A553">
        <w:rPr>
          <w:rFonts w:ascii="Times New Roman" w:hAnsi="Times New Roman" w:cs="Times New Roman"/>
          <w:sz w:val="24"/>
          <w:szCs w:val="24"/>
          <w:lang w:val="sv-SE"/>
        </w:rPr>
        <w:t>Permasalahan bertambah kompleks ketika terdapat peraturan baru</w:t>
      </w:r>
      <w:r w:rsidR="4BE36021" w:rsidRPr="4B71A553">
        <w:rPr>
          <w:rFonts w:ascii="Times New Roman" w:hAnsi="Times New Roman" w:cs="Times New Roman"/>
          <w:sz w:val="24"/>
          <w:szCs w:val="24"/>
          <w:lang w:val="sv-SE"/>
        </w:rPr>
        <w:t xml:space="preserve">, </w:t>
      </w:r>
      <w:r w:rsidRPr="4B71A553">
        <w:rPr>
          <w:rFonts w:ascii="Times New Roman" w:hAnsi="Times New Roman" w:cs="Times New Roman"/>
          <w:sz w:val="24"/>
          <w:szCs w:val="24"/>
          <w:lang w:val="sv-SE"/>
        </w:rPr>
        <w:t>seperti terbitnya Peraturan Universitas Telkom Nomor KR.1149/KMH08/KKA-PKM/2025 tentang Pedoman TAK yang mulai berlaku 4 Desember 2025</w:t>
      </w:r>
      <w:r w:rsidR="5DE3E3D7" w:rsidRPr="4B71A553">
        <w:rPr>
          <w:rFonts w:ascii="Times New Roman" w:hAnsi="Times New Roman" w:cs="Times New Roman"/>
          <w:sz w:val="24"/>
          <w:szCs w:val="24"/>
          <w:lang w:val="sv-SE"/>
        </w:rPr>
        <w:t>,</w:t>
      </w:r>
      <w:r w:rsidRPr="4B71A553">
        <w:rPr>
          <w:rFonts w:ascii="Times New Roman" w:hAnsi="Times New Roman" w:cs="Times New Roman"/>
          <w:sz w:val="24"/>
          <w:szCs w:val="24"/>
          <w:lang w:val="sv-SE"/>
        </w:rPr>
        <w:t xml:space="preserve"> yang mengharuskan pembaruan informasi pada sistem chatbot. Proses pembaruan ini selama ini membutuhkan keterlibatan pengembang teknis, sehingga menyulitkan staf SSC yang tidak memiliki latar belakang pemrograman.</w:t>
      </w:r>
    </w:p>
    <w:p w14:paraId="08671085" w14:textId="77777777" w:rsidR="00361D18" w:rsidRPr="00674AF5" w:rsidRDefault="00361E19" w:rsidP="00674AF5">
      <w:pPr>
        <w:pStyle w:val="Heading2"/>
        <w:spacing w:line="360" w:lineRule="auto"/>
        <w:rPr>
          <w:rFonts w:ascii="Times New Roman" w:hAnsi="Times New Roman" w:cs="Times New Roman"/>
          <w:color w:val="auto"/>
          <w:sz w:val="24"/>
          <w:szCs w:val="24"/>
          <w:lang w:val="sv-SE"/>
        </w:rPr>
      </w:pPr>
      <w:r w:rsidRPr="00674AF5">
        <w:rPr>
          <w:rFonts w:ascii="Times New Roman" w:hAnsi="Times New Roman" w:cs="Times New Roman"/>
          <w:color w:val="auto"/>
          <w:sz w:val="24"/>
          <w:szCs w:val="24"/>
          <w:lang w:val="sv-SE"/>
        </w:rPr>
        <w:t>Tentang Dataset: SK TAK 2025</w:t>
      </w:r>
    </w:p>
    <w:p w14:paraId="74F1710A"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Dataset utama yang menjadi basis pengetahuan (knowledge base) dalam penelitian ini adalah Peraturan Universitas Telkom Nomor KR.1149/KMH08/KKA-PKM/2025 tentang Perubahan Pedoman Transkrip Aktivitas Kemahasiswaan (TAK) Universitas Telkom, yang ditetapkan di Bandung pada tanggal 4 Desember 2025 dan ditandatangani oleh Rektor Prof. Dr. Suyanto, S.T., M.Sc. Peraturan ini menggantikan SK sebelumnya Nomor KR.362/MHS6/KMH-KKM/2022.</w:t>
      </w:r>
    </w:p>
    <w:p w14:paraId="6D8A8BB5"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Dokumen SK TAK 2025 terdiri dari bagian utama dan empat lampiran:</w:t>
      </w:r>
    </w:p>
    <w:p w14:paraId="771EA15A"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Batang Tubuh Peraturan: memuat pertimbangan hukum, dasar hukum, dan diktum penetapan.</w:t>
      </w:r>
    </w:p>
    <w:p w14:paraId="6D20EA9C"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Lampiran I — Pedoman TAK: memuat 8 pasal berisi definisi, fungsi, lingkup penilaian, sistem nilai IKK, predikat keaktifan, sanksi, dan ketentuan pemberlakuan.</w:t>
      </w:r>
    </w:p>
    <w:p w14:paraId="22D558B0"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lastRenderedPageBreak/>
        <w:t>Lampiran II — Daftar Syarat Kegiatan Minimum: tabel syarat minimum keikutsertaan kegiatan wajib dan pilihan beserta nilai minimum per jenjang.</w:t>
      </w:r>
    </w:p>
    <w:p w14:paraId="6DB80EB5"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Lampiran III — Daftar Kegiatan dan Nilai TAK: tabel lengkap 22 kategori kegiatan beserta nilai poin per tingkat dan jenis partisipasi.</w:t>
      </w:r>
    </w:p>
    <w:p w14:paraId="49192D7D"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Lampiran IV — Rekomendasi Pengambilan Kegiatan: panduan rekomendasi jenis kegiatan yang sebaiknya diambil mahasiswa per jenjang.</w:t>
      </w:r>
    </w:p>
    <w:p w14:paraId="65F2F870" w14:textId="77777777" w:rsidR="00361D18" w:rsidRPr="00674AF5" w:rsidRDefault="00361D18" w:rsidP="00674AF5">
      <w:pPr>
        <w:spacing w:after="200" w:line="360" w:lineRule="auto"/>
        <w:rPr>
          <w:rFonts w:ascii="Times New Roman" w:hAnsi="Times New Roman" w:cs="Times New Roman"/>
          <w:sz w:val="24"/>
          <w:szCs w:val="24"/>
          <w:lang w:val="sv-SE"/>
        </w:rPr>
      </w:pPr>
    </w:p>
    <w:p w14:paraId="3531CD56"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Dari dokumen ini, terdapat sejumlah informasi penting yang sering menjadi pertanyaan mahasiswa: pengertian TAK sebagai rekap penilaian keaktifan dalam Indeks Keaktifan Kumulatif (IKK); nilai minimum TAK per jenjang (misalnya S1/D4 reguler minimum 60 poin, maksimum 120 poin); formula konversi IKK = (Nilai TAK / Nilai Maksimal TAK) x 4; predikat keaktifan (Istimewa, Unggul, Sangat Baik, Baik, Cukup); serta ketentuan pelaporan TAK mandiri maupun kolektif.</w:t>
      </w:r>
    </w:p>
    <w:p w14:paraId="529F1E41" w14:textId="77777777" w:rsidR="00361D18" w:rsidRPr="00674AF5" w:rsidRDefault="00361D18" w:rsidP="00674AF5">
      <w:pPr>
        <w:spacing w:after="200" w:line="360" w:lineRule="auto"/>
        <w:rPr>
          <w:rFonts w:ascii="Times New Roman" w:hAnsi="Times New Roman" w:cs="Times New Roman"/>
          <w:sz w:val="24"/>
          <w:szCs w:val="24"/>
          <w:lang w:val="sv-SE"/>
        </w:rPr>
      </w:pPr>
    </w:p>
    <w:p w14:paraId="3D587E6D" w14:textId="77777777" w:rsidR="00361D18" w:rsidRPr="00674AF5" w:rsidRDefault="00361E19" w:rsidP="00674AF5">
      <w:pPr>
        <w:spacing w:before="200" w:after="80" w:line="360" w:lineRule="auto"/>
        <w:rPr>
          <w:rFonts w:ascii="Times New Roman" w:hAnsi="Times New Roman" w:cs="Times New Roman"/>
          <w:sz w:val="24"/>
          <w:szCs w:val="24"/>
          <w:lang w:val="sv-SE"/>
        </w:rPr>
      </w:pPr>
      <w:r w:rsidRPr="00674AF5">
        <w:rPr>
          <w:rFonts w:ascii="Times New Roman" w:hAnsi="Times New Roman" w:cs="Times New Roman"/>
          <w:b/>
          <w:bCs/>
          <w:sz w:val="24"/>
          <w:szCs w:val="24"/>
          <w:lang w:val="sv-SE"/>
        </w:rPr>
        <w:t>Ringkasan Nilai Kumulatif TAK per Jenjang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5"/>
        <w:gridCol w:w="1591"/>
        <w:gridCol w:w="1592"/>
        <w:gridCol w:w="1195"/>
        <w:gridCol w:w="1196"/>
        <w:gridCol w:w="1067"/>
      </w:tblGrid>
      <w:tr w:rsidR="00361D18" w:rsidRPr="00674AF5" w14:paraId="4EB7EBCB" w14:textId="77777777" w:rsidTr="4B71A553">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6F6FB23"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Jenjang</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C0D1188"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Min TAK</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C666181"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Maks TAK</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EB75632"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Min IKK</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A72AF2F"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Maks IKK</w:t>
            </w:r>
          </w:p>
        </w:tc>
        <w:tc>
          <w:tcPr>
            <w:tcW w:w="10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CB74AA7"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Berlaku</w:t>
            </w:r>
            <w:proofErr w:type="spellEnd"/>
          </w:p>
        </w:tc>
      </w:tr>
      <w:tr w:rsidR="00361D18" w:rsidRPr="00674AF5" w14:paraId="148BE009"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00DD9FCB"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Sarjana / D4 </w:t>
            </w:r>
            <w:proofErr w:type="spellStart"/>
            <w:r w:rsidRPr="00674AF5">
              <w:rPr>
                <w:rFonts w:ascii="Times New Roman" w:hAnsi="Times New Roman" w:cs="Times New Roman"/>
                <w:sz w:val="24"/>
                <w:szCs w:val="24"/>
              </w:rPr>
              <w:t>Reguler</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5147E871"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60</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4EAD0BA5"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120</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5FA4A104"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2,00</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49C1FBC2"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4,00</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31E40B22"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Segoe UI Symbol" w:hAnsi="Segoe UI Symbol" w:cs="Segoe UI Symbol"/>
                <w:sz w:val="24"/>
                <w:szCs w:val="24"/>
              </w:rPr>
              <w:t>✓</w:t>
            </w:r>
          </w:p>
        </w:tc>
      </w:tr>
      <w:tr w:rsidR="00361D18" w:rsidRPr="00674AF5" w14:paraId="0553660A"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51E7416"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Diploma 3 </w:t>
            </w:r>
            <w:proofErr w:type="spellStart"/>
            <w:r w:rsidRPr="00674AF5">
              <w:rPr>
                <w:rFonts w:ascii="Times New Roman" w:hAnsi="Times New Roman" w:cs="Times New Roman"/>
                <w:sz w:val="24"/>
                <w:szCs w:val="24"/>
              </w:rPr>
              <w:t>Reguler</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C586063"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45</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5767B20"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90</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D5E4734"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2,00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4DE61CB"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4,00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25A82AA"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Segoe UI Symbol" w:hAnsi="Segoe UI Symbol" w:cs="Segoe UI Symbol"/>
                <w:sz w:val="24"/>
                <w:szCs w:val="24"/>
              </w:rPr>
              <w:t>✓</w:t>
            </w:r>
          </w:p>
        </w:tc>
      </w:tr>
      <w:tr w:rsidR="00361D18" w:rsidRPr="00674AF5" w14:paraId="164931EE"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6B7E3C89"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Sarjana </w:t>
            </w:r>
            <w:proofErr w:type="spellStart"/>
            <w:r w:rsidRPr="00674AF5">
              <w:rPr>
                <w:rFonts w:ascii="Times New Roman" w:hAnsi="Times New Roman" w:cs="Times New Roman"/>
                <w:sz w:val="24"/>
                <w:szCs w:val="24"/>
              </w:rPr>
              <w:t>Ekstensi</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64E548BB"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35</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4B241C9A"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70</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436A24A6"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2,00</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5A0CD2F0"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4,00</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39052AD6"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Segoe UI Symbol" w:hAnsi="Segoe UI Symbol" w:cs="Segoe UI Symbol"/>
                <w:sz w:val="24"/>
                <w:szCs w:val="24"/>
              </w:rPr>
              <w:t>✓</w:t>
            </w:r>
          </w:p>
        </w:tc>
      </w:tr>
      <w:tr w:rsidR="00361D18" w:rsidRPr="00674AF5" w14:paraId="6C0F133E"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10D374E"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Sarjana (PJJ)</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30F5585"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40</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E50B345"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80</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8FA43BF"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2,00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405BC84"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4,00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B1E14C2"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Segoe UI Symbol" w:hAnsi="Segoe UI Symbol" w:cs="Segoe UI Symbol"/>
                <w:sz w:val="24"/>
                <w:szCs w:val="24"/>
              </w:rPr>
              <w:t>✓</w:t>
            </w:r>
          </w:p>
        </w:tc>
      </w:tr>
      <w:tr w:rsidR="00361D18" w:rsidRPr="00674AF5" w14:paraId="43E8FC97"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19621747"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S1/D4 </w:t>
            </w:r>
            <w:proofErr w:type="spellStart"/>
            <w:r w:rsidRPr="00674AF5">
              <w:rPr>
                <w:rFonts w:ascii="Times New Roman" w:hAnsi="Times New Roman" w:cs="Times New Roman"/>
                <w:sz w:val="24"/>
                <w:szCs w:val="24"/>
              </w:rPr>
              <w:t>Mhs</w:t>
            </w:r>
            <w:proofErr w:type="spellEnd"/>
            <w:r w:rsidRPr="00674AF5">
              <w:rPr>
                <w:rFonts w:ascii="Times New Roman" w:hAnsi="Times New Roman" w:cs="Times New Roman"/>
                <w:sz w:val="24"/>
                <w:szCs w:val="24"/>
              </w:rPr>
              <w:t xml:space="preserve"> Asing</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6323CC0B"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40</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6F57A63F"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80</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1091C071"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2,00</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429064C6"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4,00</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3876E2D6"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Segoe UI Symbol" w:hAnsi="Segoe UI Symbol" w:cs="Segoe UI Symbol"/>
                <w:sz w:val="24"/>
                <w:szCs w:val="24"/>
              </w:rPr>
              <w:t>✓</w:t>
            </w:r>
          </w:p>
        </w:tc>
      </w:tr>
      <w:tr w:rsidR="00361D18" w:rsidRPr="00674AF5" w14:paraId="4CED8EDB"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C2F0652"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D3 </w:t>
            </w:r>
            <w:proofErr w:type="spellStart"/>
            <w:r w:rsidRPr="00674AF5">
              <w:rPr>
                <w:rFonts w:ascii="Times New Roman" w:hAnsi="Times New Roman" w:cs="Times New Roman"/>
                <w:sz w:val="24"/>
                <w:szCs w:val="24"/>
              </w:rPr>
              <w:t>Mhs</w:t>
            </w:r>
            <w:proofErr w:type="spellEnd"/>
            <w:r w:rsidRPr="00674AF5">
              <w:rPr>
                <w:rFonts w:ascii="Times New Roman" w:hAnsi="Times New Roman" w:cs="Times New Roman"/>
                <w:sz w:val="24"/>
                <w:szCs w:val="24"/>
              </w:rPr>
              <w:t xml:space="preserve"> Asing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3124CFC"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40</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020272E"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80</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C8BDC10"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2,00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C862F2D"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sz w:val="24"/>
                <w:szCs w:val="24"/>
              </w:rPr>
              <w:t>4,00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2CC9144"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Segoe UI Symbol" w:hAnsi="Segoe UI Symbol" w:cs="Segoe UI Symbol"/>
                <w:sz w:val="24"/>
                <w:szCs w:val="24"/>
              </w:rPr>
              <w:t>✓</w:t>
            </w:r>
          </w:p>
        </w:tc>
      </w:tr>
    </w:tbl>
    <w:p w14:paraId="508E4764" w14:textId="77777777" w:rsidR="00361D18" w:rsidRPr="00674AF5" w:rsidRDefault="00361D18" w:rsidP="00674AF5">
      <w:pPr>
        <w:spacing w:after="80" w:line="360" w:lineRule="auto"/>
        <w:rPr>
          <w:rFonts w:ascii="Times New Roman" w:hAnsi="Times New Roman" w:cs="Times New Roman"/>
          <w:sz w:val="24"/>
          <w:szCs w:val="24"/>
        </w:rPr>
      </w:pPr>
    </w:p>
    <w:p w14:paraId="7D55AD61" w14:textId="77777777" w:rsidR="00361D18" w:rsidRPr="00674AF5" w:rsidRDefault="00361E19" w:rsidP="00674AF5">
      <w:pPr>
        <w:spacing w:after="80" w:line="360" w:lineRule="auto"/>
        <w:rPr>
          <w:rFonts w:ascii="Times New Roman" w:hAnsi="Times New Roman" w:cs="Times New Roman"/>
          <w:sz w:val="24"/>
          <w:szCs w:val="24"/>
          <w:lang w:val="sv-SE"/>
        </w:rPr>
      </w:pPr>
      <w:r w:rsidRPr="00674AF5">
        <w:rPr>
          <w:rFonts w:ascii="Times New Roman" w:hAnsi="Times New Roman" w:cs="Times New Roman"/>
          <w:i/>
          <w:iCs/>
          <w:sz w:val="24"/>
          <w:szCs w:val="24"/>
          <w:lang w:val="sv-SE"/>
        </w:rPr>
        <w:t>Sumber: SK TAK 2025, Lampiran I Pasal 4, Universitas Telkom.</w:t>
      </w:r>
    </w:p>
    <w:p w14:paraId="5AE94B36" w14:textId="77777777" w:rsidR="00361D18" w:rsidRPr="00674AF5" w:rsidRDefault="00361E19" w:rsidP="00674AF5">
      <w:pPr>
        <w:pStyle w:val="Heading2"/>
        <w:spacing w:line="360" w:lineRule="auto"/>
        <w:rPr>
          <w:rFonts w:ascii="Times New Roman" w:hAnsi="Times New Roman" w:cs="Times New Roman"/>
          <w:color w:val="auto"/>
          <w:sz w:val="24"/>
          <w:szCs w:val="24"/>
          <w:lang w:val="sv-SE"/>
        </w:rPr>
      </w:pPr>
      <w:r w:rsidRPr="00674AF5">
        <w:rPr>
          <w:rFonts w:ascii="Times New Roman" w:hAnsi="Times New Roman" w:cs="Times New Roman"/>
          <w:color w:val="auto"/>
          <w:sz w:val="24"/>
          <w:szCs w:val="24"/>
          <w:lang w:val="sv-SE"/>
        </w:rPr>
        <w:t>Rumusan Masalah</w:t>
      </w:r>
    </w:p>
    <w:p w14:paraId="42F742E4"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Berdasarkan uraian latar belakang di atas, laporan ini menjawab tiga rumusan masalah berikut:</w:t>
      </w:r>
    </w:p>
    <w:p w14:paraId="22CDEA5D" w14:textId="77777777" w:rsidR="00361D18" w:rsidRPr="00674AF5" w:rsidRDefault="00361E19" w:rsidP="00674AF5">
      <w:pPr>
        <w:pStyle w:val="ListParagraph"/>
        <w:numPr>
          <w:ilvl w:val="0"/>
          <w:numId w:val="1"/>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b/>
          <w:bCs/>
          <w:sz w:val="24"/>
          <w:szCs w:val="24"/>
          <w:lang w:val="sv-SE"/>
        </w:rPr>
        <w:lastRenderedPageBreak/>
        <w:t>Bagaimana konsep solusi yang ditawarkan untuk permasalahan keterbatasan layanan SSC terkait informasi TAK?</w:t>
      </w:r>
    </w:p>
    <w:p w14:paraId="50A4BAD7" w14:textId="77777777" w:rsidR="00361D18" w:rsidRPr="00674AF5" w:rsidRDefault="00361E19" w:rsidP="00674AF5">
      <w:pPr>
        <w:pStyle w:val="ListParagraph"/>
        <w:numPr>
          <w:ilvl w:val="0"/>
          <w:numId w:val="1"/>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b/>
          <w:bCs/>
          <w:sz w:val="24"/>
          <w:szCs w:val="24"/>
          <w:lang w:val="sv-SE"/>
        </w:rPr>
        <w:t>Bagaimana teknis pengembangan dari usulan solusi SSC Smart Assistant tersebut?</w:t>
      </w:r>
    </w:p>
    <w:p w14:paraId="5AA0A7C4" w14:textId="77777777" w:rsidR="00361D18" w:rsidRPr="00674AF5" w:rsidRDefault="00361E19" w:rsidP="00674AF5">
      <w:pPr>
        <w:pStyle w:val="ListParagraph"/>
        <w:numPr>
          <w:ilvl w:val="0"/>
          <w:numId w:val="1"/>
        </w:numPr>
        <w:spacing w:before="40" w:after="60" w:line="360" w:lineRule="auto"/>
        <w:jc w:val="both"/>
        <w:rPr>
          <w:rFonts w:ascii="Times New Roman" w:hAnsi="Times New Roman" w:cs="Times New Roman"/>
          <w:sz w:val="24"/>
          <w:szCs w:val="24"/>
        </w:rPr>
      </w:pPr>
      <w:proofErr w:type="spellStart"/>
      <w:r w:rsidRPr="00674AF5">
        <w:rPr>
          <w:rFonts w:ascii="Times New Roman" w:hAnsi="Times New Roman" w:cs="Times New Roman"/>
          <w:b/>
          <w:bCs/>
          <w:sz w:val="24"/>
          <w:szCs w:val="24"/>
        </w:rPr>
        <w:t>Bagaimana</w:t>
      </w:r>
      <w:proofErr w:type="spellEnd"/>
      <w:r w:rsidRPr="00674AF5">
        <w:rPr>
          <w:rFonts w:ascii="Times New Roman" w:hAnsi="Times New Roman" w:cs="Times New Roman"/>
          <w:b/>
          <w:bCs/>
          <w:sz w:val="24"/>
          <w:szCs w:val="24"/>
        </w:rPr>
        <w:t xml:space="preserve"> </w:t>
      </w:r>
      <w:proofErr w:type="spellStart"/>
      <w:r w:rsidRPr="00674AF5">
        <w:rPr>
          <w:rFonts w:ascii="Times New Roman" w:hAnsi="Times New Roman" w:cs="Times New Roman"/>
          <w:b/>
          <w:bCs/>
          <w:sz w:val="24"/>
          <w:szCs w:val="24"/>
        </w:rPr>
        <w:t>kesiapan</w:t>
      </w:r>
      <w:proofErr w:type="spellEnd"/>
      <w:r w:rsidRPr="00674AF5">
        <w:rPr>
          <w:rFonts w:ascii="Times New Roman" w:hAnsi="Times New Roman" w:cs="Times New Roman"/>
          <w:b/>
          <w:bCs/>
          <w:sz w:val="24"/>
          <w:szCs w:val="24"/>
        </w:rPr>
        <w:t xml:space="preserve"> </w:t>
      </w:r>
      <w:proofErr w:type="spellStart"/>
      <w:r w:rsidRPr="00674AF5">
        <w:rPr>
          <w:rFonts w:ascii="Times New Roman" w:hAnsi="Times New Roman" w:cs="Times New Roman"/>
          <w:b/>
          <w:bCs/>
          <w:sz w:val="24"/>
          <w:szCs w:val="24"/>
        </w:rPr>
        <w:t>penerapan</w:t>
      </w:r>
      <w:proofErr w:type="spellEnd"/>
      <w:r w:rsidRPr="00674AF5">
        <w:rPr>
          <w:rFonts w:ascii="Times New Roman" w:hAnsi="Times New Roman" w:cs="Times New Roman"/>
          <w:b/>
          <w:bCs/>
          <w:sz w:val="24"/>
          <w:szCs w:val="24"/>
        </w:rPr>
        <w:t xml:space="preserve"> </w:t>
      </w:r>
      <w:proofErr w:type="spellStart"/>
      <w:r w:rsidRPr="00674AF5">
        <w:rPr>
          <w:rFonts w:ascii="Times New Roman" w:hAnsi="Times New Roman" w:cs="Times New Roman"/>
          <w:b/>
          <w:bCs/>
          <w:sz w:val="24"/>
          <w:szCs w:val="24"/>
        </w:rPr>
        <w:t>sistem</w:t>
      </w:r>
      <w:proofErr w:type="spellEnd"/>
      <w:r w:rsidRPr="00674AF5">
        <w:rPr>
          <w:rFonts w:ascii="Times New Roman" w:hAnsi="Times New Roman" w:cs="Times New Roman"/>
          <w:b/>
          <w:bCs/>
          <w:sz w:val="24"/>
          <w:szCs w:val="24"/>
        </w:rPr>
        <w:t xml:space="preserve"> </w:t>
      </w:r>
      <w:proofErr w:type="spellStart"/>
      <w:r w:rsidRPr="00674AF5">
        <w:rPr>
          <w:rFonts w:ascii="Times New Roman" w:hAnsi="Times New Roman" w:cs="Times New Roman"/>
          <w:b/>
          <w:bCs/>
          <w:sz w:val="24"/>
          <w:szCs w:val="24"/>
        </w:rPr>
        <w:t>secara</w:t>
      </w:r>
      <w:proofErr w:type="spellEnd"/>
      <w:r w:rsidRPr="00674AF5">
        <w:rPr>
          <w:rFonts w:ascii="Times New Roman" w:hAnsi="Times New Roman" w:cs="Times New Roman"/>
          <w:b/>
          <w:bCs/>
          <w:sz w:val="24"/>
          <w:szCs w:val="24"/>
        </w:rPr>
        <w:t xml:space="preserve"> </w:t>
      </w:r>
      <w:proofErr w:type="spellStart"/>
      <w:r w:rsidRPr="00674AF5">
        <w:rPr>
          <w:rFonts w:ascii="Times New Roman" w:hAnsi="Times New Roman" w:cs="Times New Roman"/>
          <w:b/>
          <w:bCs/>
          <w:sz w:val="24"/>
          <w:szCs w:val="24"/>
        </w:rPr>
        <w:t>pemodelan</w:t>
      </w:r>
      <w:proofErr w:type="spellEnd"/>
      <w:r w:rsidRPr="00674AF5">
        <w:rPr>
          <w:rFonts w:ascii="Times New Roman" w:hAnsi="Times New Roman" w:cs="Times New Roman"/>
          <w:b/>
          <w:bCs/>
          <w:sz w:val="24"/>
          <w:szCs w:val="24"/>
        </w:rPr>
        <w:t>?</w:t>
      </w:r>
    </w:p>
    <w:p w14:paraId="6050E5FD"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br w:type="page"/>
      </w:r>
    </w:p>
    <w:p w14:paraId="1A94084F" w14:textId="77777777" w:rsidR="00361D18" w:rsidRPr="00674AF5" w:rsidRDefault="00361E19" w:rsidP="00674AF5">
      <w:pPr>
        <w:spacing w:after="40" w:line="360" w:lineRule="auto"/>
        <w:rPr>
          <w:rFonts w:ascii="Times New Roman" w:hAnsi="Times New Roman" w:cs="Times New Roman"/>
          <w:sz w:val="24"/>
          <w:szCs w:val="24"/>
        </w:rPr>
      </w:pPr>
      <w:r w:rsidRPr="00674AF5">
        <w:rPr>
          <w:rFonts w:ascii="Times New Roman" w:hAnsi="Times New Roman" w:cs="Times New Roman"/>
          <w:b/>
          <w:bCs/>
          <w:sz w:val="24"/>
          <w:szCs w:val="24"/>
        </w:rPr>
        <w:lastRenderedPageBreak/>
        <w:t>BAB I</w:t>
      </w:r>
    </w:p>
    <w:p w14:paraId="38BB6D16" w14:textId="3230AC06" w:rsidR="00361D18" w:rsidRPr="00674AF5" w:rsidRDefault="00361E19" w:rsidP="00674AF5">
      <w:pPr>
        <w:pStyle w:val="Heading1"/>
        <w:spacing w:line="360" w:lineRule="auto"/>
        <w:rPr>
          <w:rFonts w:ascii="Times New Roman" w:hAnsi="Times New Roman" w:cs="Times New Roman"/>
          <w:color w:val="auto"/>
          <w:sz w:val="24"/>
          <w:szCs w:val="24"/>
        </w:rPr>
      </w:pPr>
      <w:proofErr w:type="spellStart"/>
      <w:r w:rsidRPr="00674AF5">
        <w:rPr>
          <w:rFonts w:ascii="Times New Roman" w:hAnsi="Times New Roman" w:cs="Times New Roman"/>
          <w:color w:val="auto"/>
          <w:sz w:val="24"/>
          <w:szCs w:val="24"/>
        </w:rPr>
        <w:t>Konsep</w:t>
      </w:r>
      <w:proofErr w:type="spellEnd"/>
      <w:r w:rsidRPr="00674AF5">
        <w:rPr>
          <w:rFonts w:ascii="Times New Roman" w:hAnsi="Times New Roman" w:cs="Times New Roman"/>
          <w:color w:val="auto"/>
          <w:sz w:val="24"/>
          <w:szCs w:val="24"/>
        </w:rPr>
        <w:t xml:space="preserve"> Solusi: SSC Smart Assistant</w:t>
      </w:r>
    </w:p>
    <w:p w14:paraId="0954C847" w14:textId="77777777" w:rsidR="00361D18" w:rsidRPr="00674AF5" w:rsidRDefault="00361E19" w:rsidP="00674AF5">
      <w:pPr>
        <w:pStyle w:val="Heading2"/>
        <w:spacing w:line="360" w:lineRule="auto"/>
        <w:rPr>
          <w:rFonts w:ascii="Times New Roman" w:hAnsi="Times New Roman" w:cs="Times New Roman"/>
          <w:color w:val="auto"/>
          <w:sz w:val="24"/>
          <w:szCs w:val="24"/>
        </w:rPr>
      </w:pPr>
      <w:r w:rsidRPr="00674AF5">
        <w:rPr>
          <w:rFonts w:ascii="Times New Roman" w:hAnsi="Times New Roman" w:cs="Times New Roman"/>
          <w:color w:val="auto"/>
          <w:sz w:val="24"/>
          <w:szCs w:val="24"/>
        </w:rPr>
        <w:t xml:space="preserve">1.1 </w:t>
      </w:r>
      <w:proofErr w:type="spellStart"/>
      <w:r w:rsidRPr="00674AF5">
        <w:rPr>
          <w:rFonts w:ascii="Times New Roman" w:hAnsi="Times New Roman" w:cs="Times New Roman"/>
          <w:color w:val="auto"/>
          <w:sz w:val="24"/>
          <w:szCs w:val="24"/>
        </w:rPr>
        <w:t>Identifikasi</w:t>
      </w:r>
      <w:proofErr w:type="spellEnd"/>
      <w:r w:rsidRPr="00674AF5">
        <w:rPr>
          <w:rFonts w:ascii="Times New Roman" w:hAnsi="Times New Roman" w:cs="Times New Roman"/>
          <w:color w:val="auto"/>
          <w:sz w:val="24"/>
          <w:szCs w:val="24"/>
        </w:rPr>
        <w:t xml:space="preserve"> </w:t>
      </w:r>
      <w:proofErr w:type="spellStart"/>
      <w:r w:rsidRPr="00674AF5">
        <w:rPr>
          <w:rFonts w:ascii="Times New Roman" w:hAnsi="Times New Roman" w:cs="Times New Roman"/>
          <w:color w:val="auto"/>
          <w:sz w:val="24"/>
          <w:szCs w:val="24"/>
        </w:rPr>
        <w:t>Masalah</w:t>
      </w:r>
      <w:proofErr w:type="spellEnd"/>
    </w:p>
    <w:p w14:paraId="1493F2C2" w14:textId="77777777" w:rsidR="00361D18" w:rsidRPr="00674AF5" w:rsidRDefault="00361E19" w:rsidP="00674AF5">
      <w:pPr>
        <w:spacing w:before="80" w:after="100" w:line="360" w:lineRule="auto"/>
        <w:jc w:val="both"/>
        <w:rPr>
          <w:rFonts w:ascii="Times New Roman" w:hAnsi="Times New Roman" w:cs="Times New Roman"/>
          <w:sz w:val="24"/>
          <w:szCs w:val="24"/>
        </w:rPr>
      </w:pPr>
      <w:r w:rsidRPr="00674AF5">
        <w:rPr>
          <w:rFonts w:ascii="Times New Roman" w:hAnsi="Times New Roman" w:cs="Times New Roman"/>
          <w:sz w:val="24"/>
          <w:szCs w:val="24"/>
          <w:lang w:val="sv-SE"/>
        </w:rPr>
        <w:t xml:space="preserve">Permasalahan utama yang dihadapi SSC TUS adalah kesenjangan antara kebutuhan informasi mahasiswa yang bersifat 24/7 dan dinamis dengan kapasitas layanan yang terbatas secara waktu dan metode. </w:t>
      </w:r>
      <w:proofErr w:type="spellStart"/>
      <w:r w:rsidRPr="00674AF5">
        <w:rPr>
          <w:rFonts w:ascii="Times New Roman" w:hAnsi="Times New Roman" w:cs="Times New Roman"/>
          <w:sz w:val="24"/>
          <w:szCs w:val="24"/>
        </w:rPr>
        <w:t>Terdapat</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tiga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akar</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masalah</w:t>
      </w:r>
      <w:proofErr w:type="spellEnd"/>
      <w:r w:rsidRPr="00674AF5">
        <w:rPr>
          <w:rFonts w:ascii="Times New Roman" w:hAnsi="Times New Roman" w:cs="Times New Roman"/>
          <w:sz w:val="24"/>
          <w:szCs w:val="24"/>
        </w:rPr>
        <w:t xml:space="preserve"> yang </w:t>
      </w:r>
      <w:proofErr w:type="spellStart"/>
      <w:r w:rsidRPr="00674AF5">
        <w:rPr>
          <w:rFonts w:ascii="Times New Roman" w:hAnsi="Times New Roman" w:cs="Times New Roman"/>
          <w:sz w:val="24"/>
          <w:szCs w:val="24"/>
        </w:rPr>
        <w:t>saling</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berkaitan</w:t>
      </w:r>
      <w:proofErr w:type="spellEnd"/>
      <w:r w:rsidRPr="00674AF5">
        <w:rPr>
          <w:rFonts w:ascii="Times New Roman" w:hAnsi="Times New Roman" w:cs="Times New Roman"/>
          <w:sz w:val="24"/>
          <w:szCs w:val="24"/>
        </w:rPr>
        <w:t>:</w:t>
      </w:r>
    </w:p>
    <w:p w14:paraId="0AD4C157"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proofErr w:type="spellStart"/>
      <w:r w:rsidRPr="00674AF5">
        <w:rPr>
          <w:rFonts w:ascii="Times New Roman" w:hAnsi="Times New Roman" w:cs="Times New Roman"/>
          <w:sz w:val="24"/>
          <w:szCs w:val="24"/>
        </w:rPr>
        <w:t>Keterbatasan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aksesibilitas</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layanan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hanya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tersedia</w:t>
      </w:r>
      <w:proofErr w:type="spellEnd"/>
      <w:r w:rsidRPr="00674AF5">
        <w:rPr>
          <w:rFonts w:ascii="Times New Roman" w:hAnsi="Times New Roman" w:cs="Times New Roman"/>
          <w:sz w:val="24"/>
          <w:szCs w:val="24"/>
        </w:rPr>
        <w:t xml:space="preserve"> Senin–Jumat </w:t>
      </w:r>
      <w:proofErr w:type="spellStart"/>
      <w:r w:rsidRPr="00674AF5">
        <w:rPr>
          <w:rFonts w:ascii="Times New Roman" w:hAnsi="Times New Roman" w:cs="Times New Roman"/>
          <w:sz w:val="24"/>
          <w:szCs w:val="24"/>
        </w:rPr>
        <w:t>pukul</w:t>
      </w:r>
      <w:proofErr w:type="spellEnd"/>
      <w:r w:rsidRPr="00674AF5">
        <w:rPr>
          <w:rFonts w:ascii="Times New Roman" w:hAnsi="Times New Roman" w:cs="Times New Roman"/>
          <w:sz w:val="24"/>
          <w:szCs w:val="24"/>
        </w:rPr>
        <w:t xml:space="preserve"> 08.00–16.00 WIB </w:t>
      </w:r>
      <w:proofErr w:type="spellStart"/>
      <w:r w:rsidRPr="00674AF5">
        <w:rPr>
          <w:rFonts w:ascii="Times New Roman" w:hAnsi="Times New Roman" w:cs="Times New Roman"/>
          <w:sz w:val="24"/>
          <w:szCs w:val="24"/>
        </w:rPr>
        <w:t>secara</w:t>
      </w:r>
      <w:proofErr w:type="spellEnd"/>
      <w:r w:rsidRPr="00674AF5">
        <w:rPr>
          <w:rFonts w:ascii="Times New Roman" w:hAnsi="Times New Roman" w:cs="Times New Roman"/>
          <w:sz w:val="24"/>
          <w:szCs w:val="24"/>
        </w:rPr>
        <w:t xml:space="preserve"> onsite, </w:t>
      </w:r>
      <w:proofErr w:type="spellStart"/>
      <w:r w:rsidRPr="00674AF5">
        <w:rPr>
          <w:rFonts w:ascii="Times New Roman" w:hAnsi="Times New Roman" w:cs="Times New Roman"/>
          <w:sz w:val="24"/>
          <w:szCs w:val="24"/>
        </w:rPr>
        <w:t>tidak</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mengakomodasi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mahasiswa</w:t>
      </w:r>
      <w:proofErr w:type="spellEnd"/>
      <w:r w:rsidRPr="00674AF5">
        <w:rPr>
          <w:rFonts w:ascii="Times New Roman" w:hAnsi="Times New Roman" w:cs="Times New Roman"/>
          <w:sz w:val="24"/>
          <w:szCs w:val="24"/>
        </w:rPr>
        <w:t xml:space="preserve"> yang </w:t>
      </w:r>
      <w:proofErr w:type="spellStart"/>
      <w:r w:rsidRPr="00674AF5">
        <w:rPr>
          <w:rFonts w:ascii="Times New Roman" w:hAnsi="Times New Roman" w:cs="Times New Roman"/>
          <w:sz w:val="24"/>
          <w:szCs w:val="24"/>
        </w:rPr>
        <w:t>aktif</w:t>
      </w:r>
      <w:proofErr w:type="spellEnd"/>
      <w:r w:rsidRPr="00674AF5">
        <w:rPr>
          <w:rFonts w:ascii="Times New Roman" w:hAnsi="Times New Roman" w:cs="Times New Roman"/>
          <w:sz w:val="24"/>
          <w:szCs w:val="24"/>
        </w:rPr>
        <w:t xml:space="preserve"> di </w:t>
      </w:r>
      <w:proofErr w:type="spellStart"/>
      <w:r w:rsidRPr="00674AF5">
        <w:rPr>
          <w:rFonts w:ascii="Times New Roman" w:hAnsi="Times New Roman" w:cs="Times New Roman"/>
          <w:sz w:val="24"/>
          <w:szCs w:val="24"/>
        </w:rPr>
        <w:t>luar</w:t>
      </w:r>
      <w:proofErr w:type="spellEnd"/>
      <w:r w:rsidRPr="00674AF5">
        <w:rPr>
          <w:rFonts w:ascii="Times New Roman" w:hAnsi="Times New Roman" w:cs="Times New Roman"/>
          <w:sz w:val="24"/>
          <w:szCs w:val="24"/>
        </w:rPr>
        <w:t xml:space="preserve"> jam </w:t>
      </w:r>
      <w:proofErr w:type="spellStart"/>
      <w:r w:rsidRPr="00674AF5">
        <w:rPr>
          <w:rFonts w:ascii="Times New Roman" w:hAnsi="Times New Roman" w:cs="Times New Roman"/>
          <w:sz w:val="24"/>
          <w:szCs w:val="24"/>
        </w:rPr>
        <w:t>kerja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atau</w:t>
      </w:r>
      <w:proofErr w:type="spellEnd"/>
      <w:r w:rsidRPr="00674AF5">
        <w:rPr>
          <w:rFonts w:ascii="Times New Roman" w:hAnsi="Times New Roman" w:cs="Times New Roman"/>
          <w:sz w:val="24"/>
          <w:szCs w:val="24"/>
        </w:rPr>
        <w:t xml:space="preserve"> yang </w:t>
      </w:r>
      <w:proofErr w:type="spellStart"/>
      <w:r w:rsidRPr="00674AF5">
        <w:rPr>
          <w:rFonts w:ascii="Times New Roman" w:hAnsi="Times New Roman" w:cs="Times New Roman"/>
          <w:sz w:val="24"/>
          <w:szCs w:val="24"/>
        </w:rPr>
        <w:t>berada</w:t>
      </w:r>
      <w:proofErr w:type="spellEnd"/>
      <w:r w:rsidRPr="00674AF5">
        <w:rPr>
          <w:rFonts w:ascii="Times New Roman" w:hAnsi="Times New Roman" w:cs="Times New Roman"/>
          <w:sz w:val="24"/>
          <w:szCs w:val="24"/>
        </w:rPr>
        <w:t xml:space="preserve"> di </w:t>
      </w:r>
      <w:proofErr w:type="spellStart"/>
      <w:r w:rsidRPr="00674AF5">
        <w:rPr>
          <w:rFonts w:ascii="Times New Roman" w:hAnsi="Times New Roman" w:cs="Times New Roman"/>
          <w:sz w:val="24"/>
          <w:szCs w:val="24"/>
        </w:rPr>
        <w:t>kampus</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cabang</w:t>
      </w:r>
      <w:proofErr w:type="spellEnd"/>
      <w:r w:rsidRPr="00674AF5">
        <w:rPr>
          <w:rFonts w:ascii="Times New Roman" w:hAnsi="Times New Roman" w:cs="Times New Roman"/>
          <w:sz w:val="24"/>
          <w:szCs w:val="24"/>
        </w:rPr>
        <w:t>.</w:t>
      </w:r>
    </w:p>
    <w:p w14:paraId="1F09D750"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proofErr w:type="spellStart"/>
      <w:r w:rsidRPr="00674AF5">
        <w:rPr>
          <w:rFonts w:ascii="Times New Roman" w:hAnsi="Times New Roman" w:cs="Times New Roman"/>
          <w:sz w:val="24"/>
          <w:szCs w:val="24"/>
        </w:rPr>
        <w:t>Kekakuan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sistem</w:t>
      </w:r>
      <w:proofErr w:type="spellEnd"/>
      <w:r w:rsidRPr="00674AF5">
        <w:rPr>
          <w:rFonts w:ascii="Times New Roman" w:hAnsi="Times New Roman" w:cs="Times New Roman"/>
          <w:sz w:val="24"/>
          <w:szCs w:val="24"/>
        </w:rPr>
        <w:t xml:space="preserve"> chatbot </w:t>
      </w:r>
      <w:proofErr w:type="spellStart"/>
      <w:r w:rsidRPr="00674AF5">
        <w:rPr>
          <w:rFonts w:ascii="Times New Roman" w:hAnsi="Times New Roman" w:cs="Times New Roman"/>
          <w:sz w:val="24"/>
          <w:szCs w:val="24"/>
        </w:rPr>
        <w:t>eksisting</w:t>
      </w:r>
      <w:proofErr w:type="spellEnd"/>
      <w:r w:rsidRPr="00674AF5">
        <w:rPr>
          <w:rFonts w:ascii="Times New Roman" w:hAnsi="Times New Roman" w:cs="Times New Roman"/>
          <w:sz w:val="24"/>
          <w:szCs w:val="24"/>
        </w:rPr>
        <w:t xml:space="preserve">: chatbot WhatsApp yang </w:t>
      </w:r>
      <w:proofErr w:type="spellStart"/>
      <w:r w:rsidRPr="00674AF5">
        <w:rPr>
          <w:rFonts w:ascii="Times New Roman" w:hAnsi="Times New Roman" w:cs="Times New Roman"/>
          <w:sz w:val="24"/>
          <w:szCs w:val="24"/>
        </w:rPr>
        <w:t>ada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hanya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merespons</w:t>
      </w:r>
      <w:proofErr w:type="spellEnd"/>
      <w:r w:rsidRPr="00674AF5">
        <w:rPr>
          <w:rFonts w:ascii="Times New Roman" w:hAnsi="Times New Roman" w:cs="Times New Roman"/>
          <w:sz w:val="24"/>
          <w:szCs w:val="24"/>
        </w:rPr>
        <w:t xml:space="preserve"> kata </w:t>
      </w:r>
      <w:proofErr w:type="spellStart"/>
      <w:r w:rsidRPr="00674AF5">
        <w:rPr>
          <w:rFonts w:ascii="Times New Roman" w:hAnsi="Times New Roman" w:cs="Times New Roman"/>
          <w:sz w:val="24"/>
          <w:szCs w:val="24"/>
        </w:rPr>
        <w:t>kunci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eksak</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tidak</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mampu</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memahami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pertanyaan</w:t>
      </w:r>
      <w:proofErr w:type="spellEnd"/>
      <w:r w:rsidRPr="00674AF5">
        <w:rPr>
          <w:rFonts w:ascii="Times New Roman" w:hAnsi="Times New Roman" w:cs="Times New Roman"/>
          <w:sz w:val="24"/>
          <w:szCs w:val="24"/>
        </w:rPr>
        <w:t xml:space="preserve"> natural language </w:t>
      </w:r>
      <w:proofErr w:type="spellStart"/>
      <w:r w:rsidRPr="00674AF5">
        <w:rPr>
          <w:rFonts w:ascii="Times New Roman" w:hAnsi="Times New Roman" w:cs="Times New Roman"/>
          <w:sz w:val="24"/>
          <w:szCs w:val="24"/>
        </w:rPr>
        <w:t>mahasiswa</w:t>
      </w:r>
      <w:proofErr w:type="spellEnd"/>
      <w:r w:rsidRPr="00674AF5">
        <w:rPr>
          <w:rFonts w:ascii="Times New Roman" w:hAnsi="Times New Roman" w:cs="Times New Roman"/>
          <w:sz w:val="24"/>
          <w:szCs w:val="24"/>
        </w:rPr>
        <w:t xml:space="preserve"> yang </w:t>
      </w:r>
      <w:proofErr w:type="spellStart"/>
      <w:r w:rsidRPr="00674AF5">
        <w:rPr>
          <w:rFonts w:ascii="Times New Roman" w:hAnsi="Times New Roman" w:cs="Times New Roman"/>
          <w:sz w:val="24"/>
          <w:szCs w:val="24"/>
        </w:rPr>
        <w:t>bervariasi</w:t>
      </w:r>
      <w:proofErr w:type="spellEnd"/>
      <w:r w:rsidRPr="00674AF5">
        <w:rPr>
          <w:rFonts w:ascii="Times New Roman" w:hAnsi="Times New Roman" w:cs="Times New Roman"/>
          <w:sz w:val="24"/>
          <w:szCs w:val="24"/>
        </w:rPr>
        <w:t>.</w:t>
      </w:r>
    </w:p>
    <w:p w14:paraId="5795CE16"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Hambatan pembaruan informasi: setiap ada regulasi baru (seperti SK TAK 2025), chatbot memerlukan keterlibatan pengembang untuk diperbarui, menciptakan bottle-neck dan potensi informasi yang tidak akurat.</w:t>
      </w:r>
    </w:p>
    <w:p w14:paraId="290FFA69" w14:textId="77777777" w:rsidR="00361D18" w:rsidRPr="00674AF5" w:rsidRDefault="00361E19" w:rsidP="00674AF5">
      <w:pPr>
        <w:pStyle w:val="Heading2"/>
        <w:spacing w:line="360" w:lineRule="auto"/>
        <w:rPr>
          <w:rFonts w:ascii="Times New Roman" w:hAnsi="Times New Roman" w:cs="Times New Roman"/>
          <w:color w:val="auto"/>
          <w:sz w:val="24"/>
          <w:szCs w:val="24"/>
          <w:lang w:val="sv-SE"/>
        </w:rPr>
      </w:pPr>
      <w:r w:rsidRPr="00674AF5">
        <w:rPr>
          <w:rFonts w:ascii="Times New Roman" w:hAnsi="Times New Roman" w:cs="Times New Roman"/>
          <w:color w:val="auto"/>
          <w:sz w:val="24"/>
          <w:szCs w:val="24"/>
          <w:lang w:val="sv-SE"/>
        </w:rPr>
        <w:t>1.2 Konsep Solusi yang Ditawarkan</w:t>
      </w:r>
    </w:p>
    <w:p w14:paraId="65064E82" w14:textId="0EB789E0" w:rsidR="00361D18" w:rsidRPr="00674AF5" w:rsidRDefault="00361E19" w:rsidP="00674AF5">
      <w:pPr>
        <w:spacing w:before="80" w:after="100" w:line="360" w:lineRule="auto"/>
        <w:jc w:val="both"/>
        <w:rPr>
          <w:rFonts w:ascii="Times New Roman" w:hAnsi="Times New Roman" w:cs="Times New Roman"/>
          <w:sz w:val="24"/>
          <w:szCs w:val="24"/>
          <w:lang w:val="sv-SE"/>
        </w:rPr>
      </w:pPr>
      <w:r w:rsidRPr="4B71A553">
        <w:rPr>
          <w:rFonts w:ascii="Times New Roman" w:hAnsi="Times New Roman" w:cs="Times New Roman"/>
          <w:sz w:val="24"/>
          <w:szCs w:val="24"/>
          <w:lang w:val="sv-SE"/>
        </w:rPr>
        <w:t>SSC Smart Assistant adalah platform berbasis kecerdasan buatan (AI) yang mengintegrasikan teknologi Natural Language Processing (NLP) dan Retrieval-Augmented Generation (RAG) untuk menjawab pertanyaan mahasiswa seputar TAK secara kontekstual, akurat, dan real-time</w:t>
      </w:r>
      <w:r w:rsidR="5E2D619A" w:rsidRPr="4B71A553">
        <w:rPr>
          <w:rFonts w:ascii="Times New Roman" w:hAnsi="Times New Roman" w:cs="Times New Roman"/>
          <w:sz w:val="24"/>
          <w:szCs w:val="24"/>
          <w:lang w:val="sv-SE"/>
        </w:rPr>
        <w:t>,</w:t>
      </w:r>
      <w:r w:rsidRPr="4B71A553">
        <w:rPr>
          <w:rFonts w:ascii="Times New Roman" w:hAnsi="Times New Roman" w:cs="Times New Roman"/>
          <w:sz w:val="24"/>
          <w:szCs w:val="24"/>
          <w:lang w:val="sv-SE"/>
        </w:rPr>
        <w:t xml:space="preserve"> tanpa terbatas oleh format pertanyaan yang kaku maupun jam operasional.</w:t>
      </w:r>
    </w:p>
    <w:p w14:paraId="3DFEAC31" w14:textId="77777777" w:rsidR="00361D18" w:rsidRPr="00674AF5" w:rsidRDefault="00361E19" w:rsidP="00674AF5">
      <w:pPr>
        <w:spacing w:before="200" w:after="80" w:line="360" w:lineRule="auto"/>
        <w:rPr>
          <w:rFonts w:ascii="Times New Roman" w:hAnsi="Times New Roman" w:cs="Times New Roman"/>
          <w:sz w:val="24"/>
          <w:szCs w:val="24"/>
        </w:rPr>
      </w:pPr>
      <w:r w:rsidRPr="00674AF5">
        <w:rPr>
          <w:rFonts w:ascii="Times New Roman" w:hAnsi="Times New Roman" w:cs="Times New Roman"/>
          <w:b/>
          <w:bCs/>
          <w:sz w:val="24"/>
          <w:szCs w:val="24"/>
        </w:rPr>
        <w:t xml:space="preserve">1.2.1 </w:t>
      </w:r>
      <w:proofErr w:type="spellStart"/>
      <w:r w:rsidRPr="00674AF5">
        <w:rPr>
          <w:rFonts w:ascii="Times New Roman" w:hAnsi="Times New Roman" w:cs="Times New Roman"/>
          <w:b/>
          <w:bCs/>
          <w:sz w:val="24"/>
          <w:szCs w:val="24"/>
        </w:rPr>
        <w:t>Empat</w:t>
      </w:r>
      <w:proofErr w:type="spellEnd"/>
      <w:r w:rsidRPr="00674AF5">
        <w:rPr>
          <w:rFonts w:ascii="Times New Roman" w:hAnsi="Times New Roman" w:cs="Times New Roman"/>
          <w:b/>
          <w:bCs/>
          <w:sz w:val="24"/>
          <w:szCs w:val="24"/>
        </w:rPr>
        <w:t xml:space="preserve"> Pilar </w:t>
      </w:r>
      <w:proofErr w:type="spellStart"/>
      <w:r w:rsidRPr="00674AF5">
        <w:rPr>
          <w:rFonts w:ascii="Times New Roman" w:hAnsi="Times New Roman" w:cs="Times New Roman"/>
          <w:b/>
          <w:bCs/>
          <w:sz w:val="24"/>
          <w:szCs w:val="24"/>
        </w:rPr>
        <w:t>Konsep</w:t>
      </w:r>
      <w:proofErr w:type="spellEnd"/>
      <w:r w:rsidRPr="00674AF5">
        <w:rPr>
          <w:rFonts w:ascii="Times New Roman" w:hAnsi="Times New Roman" w:cs="Times New Roman"/>
          <w:b/>
          <w:bCs/>
          <w:sz w:val="24"/>
          <w:szCs w:val="24"/>
        </w:rPr>
        <w:t xml:space="preserve"> Solusi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361D18" w:rsidRPr="00674AF5" w14:paraId="1A1E6D30" w14:textId="77777777" w:rsidTr="00674AF5">
        <w:trPr>
          <w:tblHeader/>
        </w:trPr>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209AE8"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Pilar</w:t>
            </w:r>
          </w:p>
        </w:tc>
        <w:tc>
          <w:tcPr>
            <w:tcW w:w="3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E39E94"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Komponen</w:t>
            </w:r>
            <w:proofErr w:type="spellEnd"/>
          </w:p>
        </w:tc>
        <w:tc>
          <w:tcPr>
            <w:tcW w:w="3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478DF8"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 xml:space="preserve">Manfaat </w:t>
            </w:r>
            <w:proofErr w:type="spellStart"/>
            <w:r w:rsidRPr="00674AF5">
              <w:rPr>
                <w:rFonts w:ascii="Times New Roman" w:hAnsi="Times New Roman" w:cs="Times New Roman"/>
                <w:b/>
                <w:bCs/>
                <w:sz w:val="24"/>
                <w:szCs w:val="24"/>
              </w:rPr>
              <w:t>bagi</w:t>
            </w:r>
            <w:proofErr w:type="spellEnd"/>
            <w:r w:rsidRPr="00674AF5">
              <w:rPr>
                <w:rFonts w:ascii="Times New Roman" w:hAnsi="Times New Roman" w:cs="Times New Roman"/>
                <w:b/>
                <w:bCs/>
                <w:sz w:val="24"/>
                <w:szCs w:val="24"/>
              </w:rPr>
              <w:t xml:space="preserve"> </w:t>
            </w:r>
            <w:proofErr w:type="spellStart"/>
            <w:r w:rsidRPr="00674AF5">
              <w:rPr>
                <w:rFonts w:ascii="Times New Roman" w:hAnsi="Times New Roman" w:cs="Times New Roman"/>
                <w:b/>
                <w:bCs/>
                <w:sz w:val="24"/>
                <w:szCs w:val="24"/>
              </w:rPr>
              <w:t>Pengguna</w:t>
            </w:r>
            <w:proofErr w:type="spellEnd"/>
          </w:p>
        </w:tc>
      </w:tr>
      <w:tr w:rsidR="00361D18" w:rsidRPr="00D80955" w14:paraId="4AD250A8"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1C4F9B4A"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Aksesibilitas</w:t>
            </w:r>
            <w:proofErr w:type="spellEnd"/>
            <w:r w:rsidRPr="00674AF5">
              <w:rPr>
                <w:rFonts w:ascii="Times New Roman" w:hAnsi="Times New Roman" w:cs="Times New Roman"/>
                <w:sz w:val="24"/>
                <w:szCs w:val="24"/>
              </w:rPr>
              <w:t xml:space="preserve"> 24/7</w:t>
            </w:r>
          </w:p>
        </w:tc>
        <w:tc>
          <w:tcPr>
            <w:tcW w:w="3600" w:type="dxa"/>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350518FC"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Chatbot berbasis web yang dapat diakses kapan saja dan di mana saja</w:t>
            </w:r>
          </w:p>
        </w:tc>
        <w:tc>
          <w:tcPr>
            <w:tcW w:w="3626" w:type="dxa"/>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1F9C50BE"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Mahasiswa tidak perlu menunggu jam operasional SSC</w:t>
            </w:r>
          </w:p>
        </w:tc>
      </w:tr>
      <w:tr w:rsidR="00361D18" w:rsidRPr="00674AF5" w14:paraId="13518CE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6D0963"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AI </w:t>
            </w:r>
            <w:proofErr w:type="spellStart"/>
            <w:r w:rsidRPr="00674AF5">
              <w:rPr>
                <w:rFonts w:ascii="Times New Roman" w:hAnsi="Times New Roman" w:cs="Times New Roman"/>
                <w:sz w:val="24"/>
                <w:szCs w:val="24"/>
              </w:rPr>
              <w:t>Kontekstual</w:t>
            </w:r>
            <w:proofErr w:type="spellEnd"/>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0DD1F6"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LLM + RAG dengan dokumen SK TAK 2025 sebagai sumber jawaban</w:t>
            </w:r>
          </w:p>
        </w:tc>
        <w:tc>
          <w:tcPr>
            <w:tcW w:w="3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3CB0A5"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Pertanyaan</w:t>
            </w:r>
            <w:proofErr w:type="spellEnd"/>
            <w:r w:rsidRPr="00674AF5">
              <w:rPr>
                <w:rFonts w:ascii="Times New Roman" w:hAnsi="Times New Roman" w:cs="Times New Roman"/>
                <w:sz w:val="24"/>
                <w:szCs w:val="24"/>
              </w:rPr>
              <w:t xml:space="preserve"> natural language </w:t>
            </w:r>
            <w:proofErr w:type="spellStart"/>
            <w:r w:rsidRPr="00674AF5">
              <w:rPr>
                <w:rFonts w:ascii="Times New Roman" w:hAnsi="Times New Roman" w:cs="Times New Roman"/>
                <w:sz w:val="24"/>
                <w:szCs w:val="24"/>
              </w:rPr>
              <w:t>terjawab</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dengan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akurat</w:t>
            </w:r>
            <w:proofErr w:type="spellEnd"/>
          </w:p>
        </w:tc>
      </w:tr>
      <w:tr w:rsidR="00361D18" w:rsidRPr="00D80955" w14:paraId="778D0025"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3A98118D"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lastRenderedPageBreak/>
              <w:t>Knowledge Management</w:t>
            </w:r>
          </w:p>
        </w:tc>
        <w:tc>
          <w:tcPr>
            <w:tcW w:w="3600" w:type="dxa"/>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76E62390"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Fitur upload dokumen mandiri untuk staf SSC tanpa coding</w:t>
            </w:r>
          </w:p>
        </w:tc>
        <w:tc>
          <w:tcPr>
            <w:tcW w:w="3626" w:type="dxa"/>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75EF473E"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Pembaruan informasi cepat saat ada regulasi baru</w:t>
            </w:r>
          </w:p>
        </w:tc>
      </w:tr>
      <w:tr w:rsidR="00361D18" w:rsidRPr="00674AF5" w14:paraId="7F24313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4B778F"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Guardrails &amp; Logging</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36AD59"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AI </w:t>
            </w:r>
            <w:proofErr w:type="spellStart"/>
            <w:r w:rsidRPr="00674AF5">
              <w:rPr>
                <w:rFonts w:ascii="Times New Roman" w:hAnsi="Times New Roman" w:cs="Times New Roman"/>
                <w:sz w:val="24"/>
                <w:szCs w:val="24"/>
              </w:rPr>
              <w:t>dibatasi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hanya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menjawab</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topik</w:t>
            </w:r>
            <w:proofErr w:type="spellEnd"/>
            <w:r w:rsidRPr="00674AF5">
              <w:rPr>
                <w:rFonts w:ascii="Times New Roman" w:hAnsi="Times New Roman" w:cs="Times New Roman"/>
                <w:sz w:val="24"/>
                <w:szCs w:val="24"/>
              </w:rPr>
              <w:t xml:space="preserve"> TAK; </w:t>
            </w:r>
            <w:proofErr w:type="spellStart"/>
            <w:r w:rsidRPr="00674AF5">
              <w:rPr>
                <w:rFonts w:ascii="Times New Roman" w:hAnsi="Times New Roman" w:cs="Times New Roman"/>
                <w:sz w:val="24"/>
                <w:szCs w:val="24"/>
              </w:rPr>
              <w:t>riwayat</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pertanyaan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dicatat</w:t>
            </w:r>
            <w:proofErr w:type="spellEnd"/>
          </w:p>
        </w:tc>
        <w:tc>
          <w:tcPr>
            <w:tcW w:w="3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A507AC"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Jawaban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terfokus</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staf</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dapat</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menganalisis</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tren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pertanyaan</w:t>
            </w:r>
            <w:proofErr w:type="spellEnd"/>
          </w:p>
        </w:tc>
      </w:tr>
    </w:tbl>
    <w:p w14:paraId="2A81F69C" w14:textId="77777777" w:rsidR="00361D18" w:rsidRPr="00674AF5" w:rsidRDefault="00361D18" w:rsidP="00674AF5">
      <w:pPr>
        <w:spacing w:after="200" w:line="360" w:lineRule="auto"/>
        <w:rPr>
          <w:rFonts w:ascii="Times New Roman" w:hAnsi="Times New Roman" w:cs="Times New Roman"/>
          <w:sz w:val="24"/>
          <w:szCs w:val="24"/>
        </w:rPr>
      </w:pPr>
    </w:p>
    <w:p w14:paraId="56DE857A" w14:textId="77777777" w:rsidR="00361D18" w:rsidRPr="00674AF5" w:rsidRDefault="00361E19" w:rsidP="00674AF5">
      <w:pPr>
        <w:pStyle w:val="Heading2"/>
        <w:spacing w:line="360" w:lineRule="auto"/>
        <w:rPr>
          <w:rFonts w:ascii="Times New Roman" w:hAnsi="Times New Roman" w:cs="Times New Roman"/>
          <w:color w:val="auto"/>
          <w:sz w:val="24"/>
          <w:szCs w:val="24"/>
        </w:rPr>
      </w:pPr>
      <w:r w:rsidRPr="00674AF5">
        <w:rPr>
          <w:rFonts w:ascii="Times New Roman" w:hAnsi="Times New Roman" w:cs="Times New Roman"/>
          <w:color w:val="auto"/>
          <w:sz w:val="24"/>
          <w:szCs w:val="24"/>
        </w:rPr>
        <w:t xml:space="preserve">1.3 Nilai </w:t>
      </w:r>
      <w:proofErr w:type="spellStart"/>
      <w:r w:rsidRPr="00674AF5">
        <w:rPr>
          <w:rFonts w:ascii="Times New Roman" w:hAnsi="Times New Roman" w:cs="Times New Roman"/>
          <w:color w:val="auto"/>
          <w:sz w:val="24"/>
          <w:szCs w:val="24"/>
        </w:rPr>
        <w:t>Proposisi</w:t>
      </w:r>
      <w:proofErr w:type="spellEnd"/>
      <w:r w:rsidRPr="00674AF5">
        <w:rPr>
          <w:rFonts w:ascii="Times New Roman" w:hAnsi="Times New Roman" w:cs="Times New Roman"/>
          <w:color w:val="auto"/>
          <w:sz w:val="24"/>
          <w:szCs w:val="24"/>
        </w:rPr>
        <w:t xml:space="preserve"> dan Target </w:t>
      </w:r>
      <w:proofErr w:type="spellStart"/>
      <w:r w:rsidRPr="00674AF5">
        <w:rPr>
          <w:rFonts w:ascii="Times New Roman" w:hAnsi="Times New Roman" w:cs="Times New Roman"/>
          <w:color w:val="auto"/>
          <w:sz w:val="24"/>
          <w:szCs w:val="24"/>
        </w:rPr>
        <w:t>Pengguna</w:t>
      </w:r>
      <w:proofErr w:type="spellEnd"/>
    </w:p>
    <w:p w14:paraId="31B38C1D"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Platform ini memiliki dua segmen pengguna dengan kebutuhan berbeda:</w:t>
      </w:r>
    </w:p>
    <w:p w14:paraId="5012F280" w14:textId="77777777" w:rsidR="00361D18" w:rsidRPr="00674AF5" w:rsidRDefault="00361E19" w:rsidP="00674AF5">
      <w:pPr>
        <w:spacing w:before="200" w:after="80" w:line="360" w:lineRule="auto"/>
        <w:rPr>
          <w:rFonts w:ascii="Times New Roman" w:hAnsi="Times New Roman" w:cs="Times New Roman"/>
          <w:sz w:val="24"/>
          <w:szCs w:val="24"/>
        </w:rPr>
      </w:pPr>
      <w:proofErr w:type="spellStart"/>
      <w:r w:rsidRPr="00674AF5">
        <w:rPr>
          <w:rFonts w:ascii="Times New Roman" w:hAnsi="Times New Roman" w:cs="Times New Roman"/>
          <w:b/>
          <w:bCs/>
          <w:sz w:val="24"/>
          <w:szCs w:val="24"/>
        </w:rPr>
        <w:t>Mahasiswa</w:t>
      </w:r>
      <w:proofErr w:type="spellEnd"/>
    </w:p>
    <w:p w14:paraId="01EDFAA9"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Mendapatkan jawaban akurat seputar TAK kapan pun, dari mana pun, tanpa harus datang ke SSC.</w:t>
      </w:r>
    </w:p>
    <w:p w14:paraId="21B5D6ED"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Tidak perlu menghafal format pertanyaan; cukup bertanya dengan bahasa sehari-hari.</w:t>
      </w:r>
    </w:p>
    <w:p w14:paraId="5802F80C"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Mendapat panduan menghitung nilai IKK, mengetahui jenis kegiatan wajib dan pilihan, serta tenggat pelaporan TAK.</w:t>
      </w:r>
    </w:p>
    <w:p w14:paraId="04F2CCD0" w14:textId="77777777" w:rsidR="00361D18" w:rsidRPr="00674AF5" w:rsidRDefault="00361E19" w:rsidP="00674AF5">
      <w:pPr>
        <w:spacing w:before="200" w:after="80" w:line="360" w:lineRule="auto"/>
        <w:rPr>
          <w:rFonts w:ascii="Times New Roman" w:hAnsi="Times New Roman" w:cs="Times New Roman"/>
          <w:sz w:val="24"/>
          <w:szCs w:val="24"/>
        </w:rPr>
      </w:pPr>
      <w:r w:rsidRPr="00674AF5">
        <w:rPr>
          <w:rFonts w:ascii="Times New Roman" w:hAnsi="Times New Roman" w:cs="Times New Roman"/>
          <w:b/>
          <w:bCs/>
          <w:sz w:val="24"/>
          <w:szCs w:val="24"/>
        </w:rPr>
        <w:t>Staf SSC</w:t>
      </w:r>
    </w:p>
    <w:p w14:paraId="71A802FA"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proofErr w:type="spellStart"/>
      <w:r w:rsidRPr="00674AF5">
        <w:rPr>
          <w:rFonts w:ascii="Times New Roman" w:hAnsi="Times New Roman" w:cs="Times New Roman"/>
          <w:sz w:val="24"/>
          <w:szCs w:val="24"/>
        </w:rPr>
        <w:t>Mengurangi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beban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menjawab</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pertanyaan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berulang</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sebesar</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estimasi</w:t>
      </w:r>
      <w:proofErr w:type="spellEnd"/>
      <w:r w:rsidRPr="00674AF5">
        <w:rPr>
          <w:rFonts w:ascii="Times New Roman" w:hAnsi="Times New Roman" w:cs="Times New Roman"/>
          <w:sz w:val="24"/>
          <w:szCs w:val="24"/>
        </w:rPr>
        <w:t xml:space="preserve"> 60%, </w:t>
      </w:r>
      <w:proofErr w:type="spellStart"/>
      <w:r w:rsidRPr="00674AF5">
        <w:rPr>
          <w:rFonts w:ascii="Times New Roman" w:hAnsi="Times New Roman" w:cs="Times New Roman"/>
          <w:sz w:val="24"/>
          <w:szCs w:val="24"/>
        </w:rPr>
        <w:t>sehingga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dapat</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fokus</w:t>
      </w:r>
      <w:proofErr w:type="spellEnd"/>
      <w:r w:rsidRPr="00674AF5">
        <w:rPr>
          <w:rFonts w:ascii="Times New Roman" w:hAnsi="Times New Roman" w:cs="Times New Roman"/>
          <w:sz w:val="24"/>
          <w:szCs w:val="24"/>
        </w:rPr>
        <w:t xml:space="preserve"> pada </w:t>
      </w:r>
      <w:proofErr w:type="spellStart"/>
      <w:r w:rsidRPr="00674AF5">
        <w:rPr>
          <w:rFonts w:ascii="Times New Roman" w:hAnsi="Times New Roman" w:cs="Times New Roman"/>
          <w:sz w:val="24"/>
          <w:szCs w:val="24"/>
        </w:rPr>
        <w:t>pelayanan</w:t>
      </w:r>
      <w:proofErr w:type="spellEnd"/>
      <w:r w:rsidRPr="00674AF5">
        <w:rPr>
          <w:rFonts w:ascii="Times New Roman" w:hAnsi="Times New Roman" w:cs="Times New Roman"/>
          <w:sz w:val="24"/>
          <w:szCs w:val="24"/>
        </w:rPr>
        <w:t xml:space="preserve"> yang </w:t>
      </w:r>
      <w:proofErr w:type="spellStart"/>
      <w:r w:rsidRPr="00674AF5">
        <w:rPr>
          <w:rFonts w:ascii="Times New Roman" w:hAnsi="Times New Roman" w:cs="Times New Roman"/>
          <w:sz w:val="24"/>
          <w:szCs w:val="24"/>
        </w:rPr>
        <w:t>lebih</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kompleks</w:t>
      </w:r>
      <w:proofErr w:type="spellEnd"/>
      <w:r w:rsidRPr="00674AF5">
        <w:rPr>
          <w:rFonts w:ascii="Times New Roman" w:hAnsi="Times New Roman" w:cs="Times New Roman"/>
          <w:sz w:val="24"/>
          <w:szCs w:val="24"/>
        </w:rPr>
        <w:t>.</w:t>
      </w:r>
    </w:p>
    <w:p w14:paraId="55873298"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Memperbarui basis pengetahuan AI secara mandiri hanya dengan mengunggah dokumen PDF/DOCX baru.</w:t>
      </w:r>
    </w:p>
    <w:p w14:paraId="3EACE223"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Mendapat wawasan dari log pertanyaan mahasiswa untuk pengambilan keputusan layanan.</w:t>
      </w:r>
    </w:p>
    <w:p w14:paraId="096C284B" w14:textId="77777777" w:rsidR="00361D18" w:rsidRPr="00674AF5" w:rsidRDefault="00361E19" w:rsidP="00674AF5">
      <w:pPr>
        <w:pStyle w:val="Heading2"/>
        <w:spacing w:line="360" w:lineRule="auto"/>
        <w:rPr>
          <w:rFonts w:ascii="Times New Roman" w:hAnsi="Times New Roman" w:cs="Times New Roman"/>
          <w:color w:val="auto"/>
          <w:sz w:val="24"/>
          <w:szCs w:val="24"/>
          <w:lang w:val="sv-SE"/>
        </w:rPr>
      </w:pPr>
      <w:r w:rsidRPr="00674AF5">
        <w:rPr>
          <w:rFonts w:ascii="Times New Roman" w:hAnsi="Times New Roman" w:cs="Times New Roman"/>
          <w:color w:val="auto"/>
          <w:sz w:val="24"/>
          <w:szCs w:val="24"/>
          <w:lang w:val="sv-SE"/>
        </w:rPr>
        <w:t>1.4 Metrik Keberhasilan</w:t>
      </w:r>
    </w:p>
    <w:p w14:paraId="155274FA"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Keberhasilan SSC Smart Assistant diukur melalui empat metrik utama: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2760"/>
        <w:gridCol w:w="2692"/>
        <w:gridCol w:w="1752"/>
      </w:tblGrid>
      <w:tr w:rsidR="00361D18" w:rsidRPr="00674AF5" w14:paraId="0E2282F5" w14:textId="77777777" w:rsidTr="4B71A553">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75E6959"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Metrik</w:t>
            </w:r>
            <w:proofErr w:type="spellEnd"/>
          </w:p>
        </w:tc>
        <w:tc>
          <w:tcPr>
            <w:tcW w:w="2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BFC3C99"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Target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6AD7513"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 xml:space="preserve">Metode </w:t>
            </w:r>
            <w:proofErr w:type="spellStart"/>
            <w:r w:rsidRPr="00674AF5">
              <w:rPr>
                <w:rFonts w:ascii="Times New Roman" w:hAnsi="Times New Roman" w:cs="Times New Roman"/>
                <w:b/>
                <w:bCs/>
                <w:sz w:val="24"/>
                <w:szCs w:val="24"/>
              </w:rPr>
              <w:t>Pengukuran</w:t>
            </w:r>
            <w:proofErr w:type="spellEnd"/>
          </w:p>
        </w:tc>
        <w:tc>
          <w:tcPr>
            <w:tcW w:w="2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7713C49"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Periode</w:t>
            </w:r>
            <w:proofErr w:type="spellEnd"/>
            <w:r w:rsidRPr="00674AF5">
              <w:rPr>
                <w:rFonts w:ascii="Times New Roman" w:hAnsi="Times New Roman" w:cs="Times New Roman"/>
                <w:b/>
                <w:bCs/>
                <w:sz w:val="24"/>
                <w:szCs w:val="24"/>
              </w:rPr>
              <w:t xml:space="preserve"> </w:t>
            </w:r>
            <w:proofErr w:type="spellStart"/>
            <w:r w:rsidRPr="00674AF5">
              <w:rPr>
                <w:rFonts w:ascii="Times New Roman" w:hAnsi="Times New Roman" w:cs="Times New Roman"/>
                <w:b/>
                <w:bCs/>
                <w:sz w:val="24"/>
                <w:szCs w:val="24"/>
              </w:rPr>
              <w:t>Evaluasi</w:t>
            </w:r>
            <w:proofErr w:type="spellEnd"/>
          </w:p>
        </w:tc>
      </w:tr>
      <w:tr w:rsidR="00361D18" w:rsidRPr="00674AF5" w14:paraId="28DF0769"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5D069A96"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Akurasi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Jawaban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6165656D"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&gt; 90% jawaban benar sesuai SK TAK 2025</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09F0E6E2"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Uji </w:t>
            </w:r>
            <w:proofErr w:type="spellStart"/>
            <w:r w:rsidRPr="00674AF5">
              <w:rPr>
                <w:rFonts w:ascii="Times New Roman" w:hAnsi="Times New Roman" w:cs="Times New Roman"/>
                <w:sz w:val="24"/>
                <w:szCs w:val="24"/>
              </w:rPr>
              <w:t>pertanyaan</w:t>
            </w:r>
            <w:proofErr w:type="spellEnd"/>
            <w:r w:rsidRPr="00674AF5">
              <w:rPr>
                <w:rFonts w:ascii="Times New Roman" w:hAnsi="Times New Roman" w:cs="Times New Roman"/>
                <w:sz w:val="24"/>
                <w:szCs w:val="24"/>
              </w:rPr>
              <w:t xml:space="preserve"> manual oleh </w:t>
            </w:r>
            <w:proofErr w:type="spellStart"/>
            <w:r w:rsidRPr="00674AF5">
              <w:rPr>
                <w:rFonts w:ascii="Times New Roman" w:hAnsi="Times New Roman" w:cs="Times New Roman"/>
                <w:sz w:val="24"/>
                <w:szCs w:val="24"/>
              </w:rPr>
              <w:t>staf</w:t>
            </w:r>
            <w:proofErr w:type="spellEnd"/>
            <w:r w:rsidRPr="00674AF5">
              <w:rPr>
                <w:rFonts w:ascii="Times New Roman" w:hAnsi="Times New Roman" w:cs="Times New Roman"/>
                <w:sz w:val="24"/>
                <w:szCs w:val="24"/>
              </w:rPr>
              <w:t xml:space="preserve"> SSC</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79D62F3C"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Bulanan</w:t>
            </w:r>
            <w:proofErr w:type="spellEnd"/>
          </w:p>
        </w:tc>
      </w:tr>
      <w:tr w:rsidR="00361D18" w:rsidRPr="00674AF5" w14:paraId="65DA1559"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F2C0F4E"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lastRenderedPageBreak/>
              <w:t>Efisiensi</w:t>
            </w:r>
            <w:proofErr w:type="spellEnd"/>
            <w:r w:rsidRPr="00674AF5">
              <w:rPr>
                <w:rFonts w:ascii="Times New Roman" w:hAnsi="Times New Roman" w:cs="Times New Roman"/>
                <w:sz w:val="24"/>
                <w:szCs w:val="24"/>
              </w:rPr>
              <w:t xml:space="preserve"> Staf</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853D3BE"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Penurunan 60% pertanyaan berulang ke staf</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2EEE08A"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Perbandingan log sebelum dan sesudah</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128D0AC"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Per semester</w:t>
            </w:r>
          </w:p>
        </w:tc>
      </w:tr>
      <w:tr w:rsidR="00361D18" w:rsidRPr="00674AF5" w14:paraId="6DBCD949"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7A71E061"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Ketersediaan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Sistem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7DB9DC66"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99,5% uptime / 24 jam</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5E493C4C"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Monitoring server</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3A9B2A91"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Real-time</w:t>
            </w:r>
          </w:p>
        </w:tc>
      </w:tr>
      <w:tr w:rsidR="00361D18" w:rsidRPr="00674AF5" w14:paraId="703E251B"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0E8B2D8"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Kepuasan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Pengguna</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A21BC8A"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Skor minimal 4,0 / 5,0</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B4B038D"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Survei</w:t>
            </w:r>
            <w:proofErr w:type="spellEnd"/>
            <w:r w:rsidRPr="00674AF5">
              <w:rPr>
                <w:rFonts w:ascii="Times New Roman" w:hAnsi="Times New Roman" w:cs="Times New Roman"/>
                <w:sz w:val="24"/>
                <w:szCs w:val="24"/>
              </w:rPr>
              <w:t xml:space="preserve"> in-app </w:t>
            </w:r>
            <w:proofErr w:type="spellStart"/>
            <w:r w:rsidRPr="00674AF5">
              <w:rPr>
                <w:rFonts w:ascii="Times New Roman" w:hAnsi="Times New Roman" w:cs="Times New Roman"/>
                <w:sz w:val="24"/>
                <w:szCs w:val="24"/>
              </w:rPr>
              <w:t>setelah</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sesi</w:t>
            </w:r>
            <w:proofErr w:type="spellEnd"/>
            <w:r w:rsidRPr="00674AF5">
              <w:rPr>
                <w:rFonts w:ascii="Times New Roman" w:hAnsi="Times New Roman" w:cs="Times New Roman"/>
                <w:sz w:val="24"/>
                <w:szCs w:val="24"/>
              </w:rPr>
              <w:t xml:space="preserve"> chat</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7D4228D"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Triwulanan</w:t>
            </w:r>
            <w:proofErr w:type="spellEnd"/>
          </w:p>
        </w:tc>
      </w:tr>
    </w:tbl>
    <w:p w14:paraId="1B226B41" w14:textId="77777777" w:rsidR="00361D18" w:rsidRPr="00674AF5" w:rsidRDefault="00361D18" w:rsidP="00674AF5">
      <w:pPr>
        <w:spacing w:after="200" w:line="360" w:lineRule="auto"/>
        <w:rPr>
          <w:rFonts w:ascii="Times New Roman" w:hAnsi="Times New Roman" w:cs="Times New Roman"/>
          <w:sz w:val="24"/>
          <w:szCs w:val="24"/>
        </w:rPr>
      </w:pPr>
    </w:p>
    <w:p w14:paraId="12796C91"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br w:type="page"/>
      </w:r>
    </w:p>
    <w:p w14:paraId="5746A2E2" w14:textId="77777777" w:rsidR="00361D18" w:rsidRPr="00674AF5" w:rsidRDefault="00361E19" w:rsidP="00674AF5">
      <w:pPr>
        <w:spacing w:after="40" w:line="360" w:lineRule="auto"/>
        <w:rPr>
          <w:rFonts w:ascii="Times New Roman" w:hAnsi="Times New Roman" w:cs="Times New Roman"/>
          <w:sz w:val="24"/>
          <w:szCs w:val="24"/>
        </w:rPr>
      </w:pPr>
      <w:r w:rsidRPr="00674AF5">
        <w:rPr>
          <w:rFonts w:ascii="Times New Roman" w:hAnsi="Times New Roman" w:cs="Times New Roman"/>
          <w:b/>
          <w:bCs/>
          <w:sz w:val="24"/>
          <w:szCs w:val="24"/>
        </w:rPr>
        <w:lastRenderedPageBreak/>
        <w:t>BAB II</w:t>
      </w:r>
    </w:p>
    <w:p w14:paraId="7559D119" w14:textId="104431FB" w:rsidR="00361D18" w:rsidRPr="00674AF5" w:rsidRDefault="00361E19" w:rsidP="00674AF5">
      <w:pPr>
        <w:pStyle w:val="Heading1"/>
        <w:spacing w:line="360" w:lineRule="auto"/>
        <w:rPr>
          <w:rFonts w:ascii="Times New Roman" w:hAnsi="Times New Roman" w:cs="Times New Roman"/>
          <w:color w:val="auto"/>
          <w:sz w:val="24"/>
          <w:szCs w:val="24"/>
        </w:rPr>
      </w:pPr>
      <w:r w:rsidRPr="00674AF5">
        <w:rPr>
          <w:rFonts w:ascii="Times New Roman" w:hAnsi="Times New Roman" w:cs="Times New Roman"/>
          <w:color w:val="auto"/>
          <w:sz w:val="24"/>
          <w:szCs w:val="24"/>
        </w:rPr>
        <w:t xml:space="preserve">Teknis </w:t>
      </w:r>
      <w:proofErr w:type="spellStart"/>
      <w:r w:rsidRPr="00674AF5">
        <w:rPr>
          <w:rFonts w:ascii="Times New Roman" w:hAnsi="Times New Roman" w:cs="Times New Roman"/>
          <w:color w:val="auto"/>
          <w:sz w:val="24"/>
          <w:szCs w:val="24"/>
        </w:rPr>
        <w:t>Pengembangan</w:t>
      </w:r>
      <w:proofErr w:type="spellEnd"/>
      <w:r w:rsidRPr="00674AF5">
        <w:rPr>
          <w:rFonts w:ascii="Times New Roman" w:hAnsi="Times New Roman" w:cs="Times New Roman"/>
          <w:color w:val="auto"/>
          <w:sz w:val="24"/>
          <w:szCs w:val="24"/>
        </w:rPr>
        <w:t xml:space="preserve"> SSC Smart Assistant</w:t>
      </w:r>
    </w:p>
    <w:p w14:paraId="11B7A2B2" w14:textId="77777777" w:rsidR="00361D18" w:rsidRPr="00674AF5" w:rsidRDefault="00361E19" w:rsidP="00674AF5">
      <w:pPr>
        <w:pStyle w:val="Heading2"/>
        <w:spacing w:line="360" w:lineRule="auto"/>
        <w:rPr>
          <w:rFonts w:ascii="Times New Roman" w:hAnsi="Times New Roman" w:cs="Times New Roman"/>
          <w:color w:val="auto"/>
          <w:sz w:val="24"/>
          <w:szCs w:val="24"/>
        </w:rPr>
      </w:pPr>
      <w:r w:rsidRPr="00674AF5">
        <w:rPr>
          <w:rFonts w:ascii="Times New Roman" w:hAnsi="Times New Roman" w:cs="Times New Roman"/>
          <w:color w:val="auto"/>
          <w:sz w:val="24"/>
          <w:szCs w:val="24"/>
        </w:rPr>
        <w:t xml:space="preserve">2.1 </w:t>
      </w:r>
      <w:proofErr w:type="spellStart"/>
      <w:r w:rsidRPr="00674AF5">
        <w:rPr>
          <w:rFonts w:ascii="Times New Roman" w:hAnsi="Times New Roman" w:cs="Times New Roman"/>
          <w:color w:val="auto"/>
          <w:sz w:val="24"/>
          <w:szCs w:val="24"/>
        </w:rPr>
        <w:t>Arsitektur</w:t>
      </w:r>
      <w:proofErr w:type="spellEnd"/>
      <w:r w:rsidRPr="00674AF5">
        <w:rPr>
          <w:rFonts w:ascii="Times New Roman" w:hAnsi="Times New Roman" w:cs="Times New Roman"/>
          <w:color w:val="auto"/>
          <w:sz w:val="24"/>
          <w:szCs w:val="24"/>
        </w:rPr>
        <w:t xml:space="preserve"> </w:t>
      </w:r>
      <w:proofErr w:type="spellStart"/>
      <w:r w:rsidRPr="00674AF5">
        <w:rPr>
          <w:rFonts w:ascii="Times New Roman" w:hAnsi="Times New Roman" w:cs="Times New Roman"/>
          <w:color w:val="auto"/>
          <w:sz w:val="24"/>
          <w:szCs w:val="24"/>
        </w:rPr>
        <w:t>Sistem</w:t>
      </w:r>
      <w:proofErr w:type="spellEnd"/>
    </w:p>
    <w:p w14:paraId="4CE94ED2"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SSC Smart Assistant dikembangkan menggunakan arsitektur tiga lapis (three-tier architecture) yang memisahkan tanggung jawab presentasi, logika bisnis, dan data secara tegas. Arsitektur ini dipilih untuk memastikan skalabilitas, kemudahan pemeliharaan, dan keamanan sistem.</w:t>
      </w:r>
    </w:p>
    <w:p w14:paraId="2D81A50F" w14:textId="77777777" w:rsidR="00361D18" w:rsidRPr="00674AF5" w:rsidRDefault="00361E19" w:rsidP="00674AF5">
      <w:pPr>
        <w:spacing w:before="200" w:after="80" w:line="360" w:lineRule="auto"/>
        <w:rPr>
          <w:rFonts w:ascii="Times New Roman" w:hAnsi="Times New Roman" w:cs="Times New Roman"/>
          <w:sz w:val="24"/>
          <w:szCs w:val="24"/>
          <w:lang w:val="sv-SE"/>
        </w:rPr>
      </w:pPr>
      <w:r w:rsidRPr="00674AF5">
        <w:rPr>
          <w:rFonts w:ascii="Times New Roman" w:hAnsi="Times New Roman" w:cs="Times New Roman"/>
          <w:b/>
          <w:bCs/>
          <w:sz w:val="24"/>
          <w:szCs w:val="24"/>
          <w:lang w:val="sv-SE"/>
        </w:rPr>
        <w:t>2.1.1 Lapisan Frontend</w:t>
      </w:r>
    </w:p>
    <w:p w14:paraId="61A5F0F6"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Antarmuka pengguna dibangun sebagai Single Page Application (SPA) yang responsif untuk semua perangkat. Terdapat dua jalur akses utama:</w:t>
      </w:r>
    </w:p>
    <w:p w14:paraId="3619F645"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r w:rsidRPr="00674AF5">
        <w:rPr>
          <w:rFonts w:ascii="Times New Roman" w:hAnsi="Times New Roman" w:cs="Times New Roman"/>
          <w:sz w:val="24"/>
          <w:szCs w:val="24"/>
          <w:lang w:val="sv-SE"/>
        </w:rPr>
        <w:t xml:space="preserve">Landing Page Publik: menampilkan informasi SSC, ringkasan TAK, FAQ statis, dan tombol akses chatbot. </w:t>
      </w:r>
      <w:proofErr w:type="spellStart"/>
      <w:r w:rsidRPr="00674AF5">
        <w:rPr>
          <w:rFonts w:ascii="Times New Roman" w:hAnsi="Times New Roman" w:cs="Times New Roman"/>
          <w:sz w:val="24"/>
          <w:szCs w:val="24"/>
        </w:rPr>
        <w:t>Tersedia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navigasi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ke</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bagian</w:t>
      </w:r>
      <w:proofErr w:type="spellEnd"/>
      <w:r w:rsidRPr="00674AF5">
        <w:rPr>
          <w:rFonts w:ascii="Times New Roman" w:hAnsi="Times New Roman" w:cs="Times New Roman"/>
          <w:sz w:val="24"/>
          <w:szCs w:val="24"/>
        </w:rPr>
        <w:t xml:space="preserve"> Hero, </w:t>
      </w:r>
      <w:proofErr w:type="spellStart"/>
      <w:r w:rsidRPr="00674AF5">
        <w:rPr>
          <w:rFonts w:ascii="Times New Roman" w:hAnsi="Times New Roman" w:cs="Times New Roman"/>
          <w:sz w:val="24"/>
          <w:szCs w:val="24"/>
        </w:rPr>
        <w:t>Tentang</w:t>
      </w:r>
      <w:proofErr w:type="spellEnd"/>
      <w:r w:rsidRPr="00674AF5">
        <w:rPr>
          <w:rFonts w:ascii="Times New Roman" w:hAnsi="Times New Roman" w:cs="Times New Roman"/>
          <w:sz w:val="24"/>
          <w:szCs w:val="24"/>
        </w:rPr>
        <w:t xml:space="preserve"> TAK, FAQ, dan Login Staff.</w:t>
      </w:r>
    </w:p>
    <w:p w14:paraId="1D0973EF"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r w:rsidRPr="00674AF5">
        <w:rPr>
          <w:rFonts w:ascii="Times New Roman" w:hAnsi="Times New Roman" w:cs="Times New Roman"/>
          <w:sz w:val="24"/>
          <w:szCs w:val="24"/>
        </w:rPr>
        <w:t xml:space="preserve">Dashboard Staff (/admin): </w:t>
      </w:r>
      <w:proofErr w:type="spellStart"/>
      <w:r w:rsidRPr="00674AF5">
        <w:rPr>
          <w:rFonts w:ascii="Times New Roman" w:hAnsi="Times New Roman" w:cs="Times New Roman"/>
          <w:sz w:val="24"/>
          <w:szCs w:val="24"/>
        </w:rPr>
        <w:t>dilindungi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sistem</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autentikasi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Memungkinkan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staf</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mengunggah</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mengelola</w:t>
      </w:r>
      <w:proofErr w:type="spellEnd"/>
      <w:r w:rsidRPr="00674AF5">
        <w:rPr>
          <w:rFonts w:ascii="Times New Roman" w:hAnsi="Times New Roman" w:cs="Times New Roman"/>
          <w:sz w:val="24"/>
          <w:szCs w:val="24"/>
        </w:rPr>
        <w:t xml:space="preserve">, dan </w:t>
      </w:r>
      <w:proofErr w:type="spellStart"/>
      <w:r w:rsidRPr="00674AF5">
        <w:rPr>
          <w:rFonts w:ascii="Times New Roman" w:hAnsi="Times New Roman" w:cs="Times New Roman"/>
          <w:sz w:val="24"/>
          <w:szCs w:val="24"/>
        </w:rPr>
        <w:t>menghapus</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dokumen</w:t>
      </w:r>
      <w:proofErr w:type="spellEnd"/>
      <w:r w:rsidRPr="00674AF5">
        <w:rPr>
          <w:rFonts w:ascii="Times New Roman" w:hAnsi="Times New Roman" w:cs="Times New Roman"/>
          <w:sz w:val="24"/>
          <w:szCs w:val="24"/>
        </w:rPr>
        <w:t xml:space="preserve"> basis </w:t>
      </w:r>
      <w:proofErr w:type="spellStart"/>
      <w:r w:rsidRPr="00674AF5">
        <w:rPr>
          <w:rFonts w:ascii="Times New Roman" w:hAnsi="Times New Roman" w:cs="Times New Roman"/>
          <w:sz w:val="24"/>
          <w:szCs w:val="24"/>
        </w:rPr>
        <w:t>pengetahuan</w:t>
      </w:r>
      <w:proofErr w:type="spellEnd"/>
      <w:r w:rsidRPr="00674AF5">
        <w:rPr>
          <w:rFonts w:ascii="Times New Roman" w:hAnsi="Times New Roman" w:cs="Times New Roman"/>
          <w:sz w:val="24"/>
          <w:szCs w:val="24"/>
        </w:rPr>
        <w:t xml:space="preserve"> AI, </w:t>
      </w:r>
      <w:proofErr w:type="spellStart"/>
      <w:r w:rsidRPr="00674AF5">
        <w:rPr>
          <w:rFonts w:ascii="Times New Roman" w:hAnsi="Times New Roman" w:cs="Times New Roman"/>
          <w:sz w:val="24"/>
          <w:szCs w:val="24"/>
        </w:rPr>
        <w:t>serta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melihat</w:t>
      </w:r>
      <w:proofErr w:type="spellEnd"/>
      <w:r w:rsidRPr="00674AF5">
        <w:rPr>
          <w:rFonts w:ascii="Times New Roman" w:hAnsi="Times New Roman" w:cs="Times New Roman"/>
          <w:sz w:val="24"/>
          <w:szCs w:val="24"/>
        </w:rPr>
        <w:t xml:space="preserve"> log </w:t>
      </w:r>
      <w:proofErr w:type="spellStart"/>
      <w:r w:rsidRPr="00674AF5">
        <w:rPr>
          <w:rFonts w:ascii="Times New Roman" w:hAnsi="Times New Roman" w:cs="Times New Roman"/>
          <w:sz w:val="24"/>
          <w:szCs w:val="24"/>
        </w:rPr>
        <w:t>percakapan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mahasiswa</w:t>
      </w:r>
      <w:proofErr w:type="spellEnd"/>
      <w:r w:rsidRPr="00674AF5">
        <w:rPr>
          <w:rFonts w:ascii="Times New Roman" w:hAnsi="Times New Roman" w:cs="Times New Roman"/>
          <w:sz w:val="24"/>
          <w:szCs w:val="24"/>
        </w:rPr>
        <w:t>.</w:t>
      </w:r>
    </w:p>
    <w:p w14:paraId="0EB15A84" w14:textId="77777777" w:rsidR="00361D18" w:rsidRPr="00674AF5" w:rsidRDefault="00361E19" w:rsidP="00674AF5">
      <w:pPr>
        <w:spacing w:before="80" w:after="100" w:line="360" w:lineRule="auto"/>
        <w:jc w:val="both"/>
        <w:rPr>
          <w:rFonts w:ascii="Times New Roman" w:hAnsi="Times New Roman" w:cs="Times New Roman"/>
          <w:sz w:val="24"/>
          <w:szCs w:val="24"/>
        </w:rPr>
      </w:pPr>
      <w:r w:rsidRPr="00674AF5">
        <w:rPr>
          <w:rFonts w:ascii="Times New Roman" w:hAnsi="Times New Roman" w:cs="Times New Roman"/>
          <w:sz w:val="24"/>
          <w:szCs w:val="24"/>
        </w:rPr>
        <w:t xml:space="preserve">Chatbot </w:t>
      </w:r>
      <w:proofErr w:type="spellStart"/>
      <w:r w:rsidRPr="00674AF5">
        <w:rPr>
          <w:rFonts w:ascii="Times New Roman" w:hAnsi="Times New Roman" w:cs="Times New Roman"/>
          <w:sz w:val="24"/>
          <w:szCs w:val="24"/>
        </w:rPr>
        <w:t>tertanam</w:t>
      </w:r>
      <w:proofErr w:type="spellEnd"/>
      <w:r w:rsidRPr="00674AF5">
        <w:rPr>
          <w:rFonts w:ascii="Times New Roman" w:hAnsi="Times New Roman" w:cs="Times New Roman"/>
          <w:sz w:val="24"/>
          <w:szCs w:val="24"/>
        </w:rPr>
        <w:t xml:space="preserve"> (embedded) </w:t>
      </w:r>
      <w:proofErr w:type="spellStart"/>
      <w:r w:rsidRPr="00674AF5">
        <w:rPr>
          <w:rFonts w:ascii="Times New Roman" w:hAnsi="Times New Roman" w:cs="Times New Roman"/>
          <w:sz w:val="24"/>
          <w:szCs w:val="24"/>
        </w:rPr>
        <w:t>maupun</w:t>
      </w:r>
      <w:proofErr w:type="spellEnd"/>
      <w:r w:rsidRPr="00674AF5">
        <w:rPr>
          <w:rFonts w:ascii="Times New Roman" w:hAnsi="Times New Roman" w:cs="Times New Roman"/>
          <w:sz w:val="24"/>
          <w:szCs w:val="24"/>
        </w:rPr>
        <w:t xml:space="preserve"> floating </w:t>
      </w:r>
      <w:proofErr w:type="spellStart"/>
      <w:r w:rsidRPr="00674AF5">
        <w:rPr>
          <w:rFonts w:ascii="Times New Roman" w:hAnsi="Times New Roman" w:cs="Times New Roman"/>
          <w:sz w:val="24"/>
          <w:szCs w:val="24"/>
        </w:rPr>
        <w:t>tersedia</w:t>
      </w:r>
      <w:proofErr w:type="spellEnd"/>
      <w:r w:rsidRPr="00674AF5">
        <w:rPr>
          <w:rFonts w:ascii="Times New Roman" w:hAnsi="Times New Roman" w:cs="Times New Roman"/>
          <w:sz w:val="24"/>
          <w:szCs w:val="24"/>
        </w:rPr>
        <w:t xml:space="preserve"> di </w:t>
      </w:r>
      <w:proofErr w:type="spellStart"/>
      <w:r w:rsidRPr="00674AF5">
        <w:rPr>
          <w:rFonts w:ascii="Times New Roman" w:hAnsi="Times New Roman" w:cs="Times New Roman"/>
          <w:sz w:val="24"/>
          <w:szCs w:val="24"/>
        </w:rPr>
        <w:t>halaman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publik</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memungkinkan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mahasiswa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memulai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percakapan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tanpa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harus</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berpindah</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halaman</w:t>
      </w:r>
      <w:proofErr w:type="spellEnd"/>
      <w:r w:rsidRPr="00674AF5">
        <w:rPr>
          <w:rFonts w:ascii="Times New Roman" w:hAnsi="Times New Roman" w:cs="Times New Roman"/>
          <w:sz w:val="24"/>
          <w:szCs w:val="24"/>
        </w:rPr>
        <w:t>.</w:t>
      </w:r>
    </w:p>
    <w:p w14:paraId="44EA2064" w14:textId="77777777" w:rsidR="00361D18" w:rsidRPr="00674AF5" w:rsidRDefault="00361E19" w:rsidP="00674AF5">
      <w:pPr>
        <w:spacing w:before="200" w:after="80" w:line="360" w:lineRule="auto"/>
        <w:rPr>
          <w:rFonts w:ascii="Times New Roman" w:hAnsi="Times New Roman" w:cs="Times New Roman"/>
          <w:sz w:val="24"/>
          <w:szCs w:val="24"/>
          <w:lang w:val="sv-SE"/>
        </w:rPr>
      </w:pPr>
      <w:r w:rsidRPr="00674AF5">
        <w:rPr>
          <w:rFonts w:ascii="Times New Roman" w:hAnsi="Times New Roman" w:cs="Times New Roman"/>
          <w:b/>
          <w:bCs/>
          <w:sz w:val="24"/>
          <w:szCs w:val="24"/>
          <w:lang w:val="sv-SE"/>
        </w:rPr>
        <w:t>2.1.2 Lapisan Backend</w:t>
      </w:r>
    </w:p>
    <w:p w14:paraId="64E97D22"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Backend berperan sebagai otak sistem dan dikembangkan dengan prinsip modularitas: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4"/>
        <w:gridCol w:w="4358"/>
        <w:gridCol w:w="2744"/>
      </w:tblGrid>
      <w:tr w:rsidR="00361D18" w:rsidRPr="00674AF5" w14:paraId="3CCD11F0" w14:textId="77777777" w:rsidTr="4B71A553">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C727543"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Modul Backend</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E098B77"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Fungsi</w:t>
            </w:r>
            <w:proofErr w:type="spellEnd"/>
          </w:p>
        </w:tc>
        <w:tc>
          <w:tcPr>
            <w:tcW w:w="34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F384572"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Teknologi</w:t>
            </w:r>
            <w:proofErr w:type="spellEnd"/>
            <w:r w:rsidRPr="00674AF5">
              <w:rPr>
                <w:rFonts w:ascii="Times New Roman" w:hAnsi="Times New Roman" w:cs="Times New Roman"/>
                <w:b/>
                <w:bCs/>
                <w:sz w:val="24"/>
                <w:szCs w:val="24"/>
              </w:rPr>
              <w:t xml:space="preserve"> / </w:t>
            </w:r>
            <w:proofErr w:type="spellStart"/>
            <w:r w:rsidRPr="00674AF5">
              <w:rPr>
                <w:rFonts w:ascii="Times New Roman" w:hAnsi="Times New Roman" w:cs="Times New Roman"/>
                <w:b/>
                <w:bCs/>
                <w:sz w:val="24"/>
                <w:szCs w:val="24"/>
              </w:rPr>
              <w:t>Catatan</w:t>
            </w:r>
            <w:proofErr w:type="spellEnd"/>
          </w:p>
        </w:tc>
      </w:tr>
      <w:tr w:rsidR="00361D18" w:rsidRPr="00674AF5" w14:paraId="1BB235DA"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2235F0C4"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Authentication Staff</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0A625B1C"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Login </w:t>
            </w:r>
            <w:proofErr w:type="spellStart"/>
            <w:r w:rsidRPr="00674AF5">
              <w:rPr>
                <w:rFonts w:ascii="Times New Roman" w:hAnsi="Times New Roman" w:cs="Times New Roman"/>
                <w:sz w:val="24"/>
                <w:szCs w:val="24"/>
              </w:rPr>
              <w:t>aman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dengan</w:t>
            </w:r>
            <w:proofErr w:type="spellEnd"/>
            <w:r w:rsidRPr="00674AF5">
              <w:rPr>
                <w:rFonts w:ascii="Times New Roman" w:hAnsi="Times New Roman" w:cs="Times New Roman"/>
                <w:sz w:val="24"/>
                <w:szCs w:val="24"/>
              </w:rPr>
              <w:t xml:space="preserve"> JWT/session </w:t>
            </w:r>
            <w:proofErr w:type="spellStart"/>
            <w:r w:rsidRPr="00674AF5">
              <w:rPr>
                <w:rFonts w:ascii="Times New Roman" w:hAnsi="Times New Roman" w:cs="Times New Roman"/>
                <w:sz w:val="24"/>
                <w:szCs w:val="24"/>
              </w:rPr>
              <w:t>untuk</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akses</w:t>
            </w:r>
            <w:proofErr w:type="spellEnd"/>
            <w:r w:rsidRPr="00674AF5">
              <w:rPr>
                <w:rFonts w:ascii="Times New Roman" w:hAnsi="Times New Roman" w:cs="Times New Roman"/>
                <w:sz w:val="24"/>
                <w:szCs w:val="24"/>
              </w:rPr>
              <w:t xml:space="preserve"> dashboard</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7A4DF4B8"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Middleware auth pada </w:t>
            </w:r>
            <w:proofErr w:type="spellStart"/>
            <w:r w:rsidRPr="00674AF5">
              <w:rPr>
                <w:rFonts w:ascii="Times New Roman" w:hAnsi="Times New Roman" w:cs="Times New Roman"/>
                <w:sz w:val="24"/>
                <w:szCs w:val="24"/>
              </w:rPr>
              <w:t>semua</w:t>
            </w:r>
            <w:proofErr w:type="spellEnd"/>
            <w:r w:rsidRPr="00674AF5">
              <w:rPr>
                <w:rFonts w:ascii="Times New Roman" w:hAnsi="Times New Roman" w:cs="Times New Roman"/>
                <w:sz w:val="24"/>
                <w:szCs w:val="24"/>
              </w:rPr>
              <w:t xml:space="preserve"> route /admin</w:t>
            </w:r>
          </w:p>
        </w:tc>
      </w:tr>
      <w:tr w:rsidR="00361D18" w:rsidRPr="00674AF5" w14:paraId="11B7EDCC"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EC89B2D"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Document CRUD</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0F5E2EB"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Upload, simpan metadata, dan hapus dokumen PDF/DOCX</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40F157B"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File </w:t>
            </w:r>
            <w:proofErr w:type="spellStart"/>
            <w:r w:rsidRPr="00674AF5">
              <w:rPr>
                <w:rFonts w:ascii="Times New Roman" w:hAnsi="Times New Roman" w:cs="Times New Roman"/>
                <w:sz w:val="24"/>
                <w:szCs w:val="24"/>
              </w:rPr>
              <w:t>disimpan</w:t>
            </w:r>
            <w:proofErr w:type="spellEnd"/>
            <w:r w:rsidRPr="00674AF5">
              <w:rPr>
                <w:rFonts w:ascii="Times New Roman" w:hAnsi="Times New Roman" w:cs="Times New Roman"/>
                <w:sz w:val="24"/>
                <w:szCs w:val="24"/>
              </w:rPr>
              <w:t xml:space="preserve"> di server; </w:t>
            </w:r>
            <w:proofErr w:type="spellStart"/>
            <w:r w:rsidRPr="00674AF5">
              <w:rPr>
                <w:rFonts w:ascii="Times New Roman" w:hAnsi="Times New Roman" w:cs="Times New Roman"/>
                <w:sz w:val="24"/>
                <w:szCs w:val="24"/>
              </w:rPr>
              <w:t>teks</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diekstraksi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otomatis</w:t>
            </w:r>
            <w:proofErr w:type="spellEnd"/>
          </w:p>
        </w:tc>
      </w:tr>
      <w:tr w:rsidR="00361D18" w:rsidRPr="00674AF5" w14:paraId="13FED335"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582A63FB"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RAG Pipeline</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6D4A68DA"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Memproses</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dokumen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menjadi</w:t>
            </w:r>
            <w:proofErr w:type="spellEnd"/>
            <w:r w:rsidRPr="00674AF5">
              <w:rPr>
                <w:rFonts w:ascii="Times New Roman" w:hAnsi="Times New Roman" w:cs="Times New Roman"/>
                <w:sz w:val="24"/>
                <w:szCs w:val="24"/>
              </w:rPr>
              <w:t xml:space="preserve"> chunks, </w:t>
            </w:r>
            <w:proofErr w:type="spellStart"/>
            <w:r w:rsidRPr="00674AF5">
              <w:rPr>
                <w:rFonts w:ascii="Times New Roman" w:hAnsi="Times New Roman" w:cs="Times New Roman"/>
                <w:sz w:val="24"/>
                <w:szCs w:val="24"/>
              </w:rPr>
              <w:t>membuat</w:t>
            </w:r>
            <w:proofErr w:type="spellEnd"/>
            <w:r w:rsidRPr="00674AF5">
              <w:rPr>
                <w:rFonts w:ascii="Times New Roman" w:hAnsi="Times New Roman" w:cs="Times New Roman"/>
                <w:sz w:val="24"/>
                <w:szCs w:val="24"/>
              </w:rPr>
              <w:t xml:space="preserve"> embedding, dan </w:t>
            </w:r>
            <w:proofErr w:type="spellStart"/>
            <w:r w:rsidRPr="00674AF5">
              <w:rPr>
                <w:rFonts w:ascii="Times New Roman" w:hAnsi="Times New Roman" w:cs="Times New Roman"/>
                <w:sz w:val="24"/>
                <w:szCs w:val="24"/>
              </w:rPr>
              <w:t>menyimpan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ke</w:t>
            </w:r>
            <w:proofErr w:type="spellEnd"/>
            <w:r w:rsidRPr="00674AF5">
              <w:rPr>
                <w:rFonts w:ascii="Times New Roman" w:hAnsi="Times New Roman" w:cs="Times New Roman"/>
                <w:sz w:val="24"/>
                <w:szCs w:val="24"/>
              </w:rPr>
              <w:t xml:space="preserve"> vector store</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5AA556C6"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LangChain</w:t>
            </w:r>
            <w:proofErr w:type="spellEnd"/>
            <w:r w:rsidRPr="00674AF5">
              <w:rPr>
                <w:rFonts w:ascii="Times New Roman" w:hAnsi="Times New Roman" w:cs="Times New Roman"/>
                <w:sz w:val="24"/>
                <w:szCs w:val="24"/>
              </w:rPr>
              <w:t xml:space="preserve"> / </w:t>
            </w:r>
            <w:proofErr w:type="spellStart"/>
            <w:r w:rsidRPr="00674AF5">
              <w:rPr>
                <w:rFonts w:ascii="Times New Roman" w:hAnsi="Times New Roman" w:cs="Times New Roman"/>
                <w:sz w:val="24"/>
                <w:szCs w:val="24"/>
              </w:rPr>
              <w:t>LlamaIndex</w:t>
            </w:r>
            <w:proofErr w:type="spellEnd"/>
            <w:r w:rsidRPr="00674AF5">
              <w:rPr>
                <w:rFonts w:ascii="Times New Roman" w:hAnsi="Times New Roman" w:cs="Times New Roman"/>
                <w:sz w:val="24"/>
                <w:szCs w:val="24"/>
              </w:rPr>
              <w:t xml:space="preserve"> + Gemini Embedding API</w:t>
            </w:r>
          </w:p>
        </w:tc>
      </w:tr>
      <w:tr w:rsidR="00361D18" w:rsidRPr="00674AF5" w14:paraId="1CA3B38C"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1F95399"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lastRenderedPageBreak/>
              <w:t>Chatbot API</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508E907"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Menerima pertanyaan, melakukan retrieval, dan mengembalikan jawaban dari LLM</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1E08039"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Gemini API </w:t>
            </w:r>
            <w:proofErr w:type="spellStart"/>
            <w:r w:rsidRPr="00674AF5">
              <w:rPr>
                <w:rFonts w:ascii="Times New Roman" w:hAnsi="Times New Roman" w:cs="Times New Roman"/>
                <w:sz w:val="24"/>
                <w:szCs w:val="24"/>
              </w:rPr>
              <w:t>dengan</w:t>
            </w:r>
            <w:proofErr w:type="spellEnd"/>
            <w:r w:rsidRPr="00674AF5">
              <w:rPr>
                <w:rFonts w:ascii="Times New Roman" w:hAnsi="Times New Roman" w:cs="Times New Roman"/>
                <w:sz w:val="24"/>
                <w:szCs w:val="24"/>
              </w:rPr>
              <w:t xml:space="preserve"> prompt guardrails TAK</w:t>
            </w:r>
          </w:p>
        </w:tc>
      </w:tr>
      <w:tr w:rsidR="00361D18" w:rsidRPr="00674AF5" w14:paraId="3A21021B"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4F2BB51D"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Chat Logging</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5ACFED4E"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Menyimpan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setiap</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sesi</w:t>
            </w:r>
            <w:proofErr w:type="spellEnd"/>
            <w:r w:rsidRPr="00674AF5">
              <w:rPr>
                <w:rFonts w:ascii="Times New Roman" w:hAnsi="Times New Roman" w:cs="Times New Roman"/>
                <w:sz w:val="24"/>
                <w:szCs w:val="24"/>
              </w:rPr>
              <w:t xml:space="preserve"> chat </w:t>
            </w:r>
            <w:proofErr w:type="spellStart"/>
            <w:r w:rsidRPr="00674AF5">
              <w:rPr>
                <w:rFonts w:ascii="Times New Roman" w:hAnsi="Times New Roman" w:cs="Times New Roman"/>
                <w:sz w:val="24"/>
                <w:szCs w:val="24"/>
              </w:rPr>
              <w:t>beserta</w:t>
            </w:r>
            <w:proofErr w:type="spellEnd"/>
            <w:r w:rsidRPr="00674AF5">
              <w:rPr>
                <w:rFonts w:ascii="Times New Roman" w:hAnsi="Times New Roman" w:cs="Times New Roman"/>
                <w:sz w:val="24"/>
                <w:szCs w:val="24"/>
              </w:rPr>
              <w:t xml:space="preserve"> timestamp dan </w:t>
            </w:r>
            <w:proofErr w:type="spellStart"/>
            <w:r w:rsidRPr="00674AF5">
              <w:rPr>
                <w:rFonts w:ascii="Times New Roman" w:hAnsi="Times New Roman" w:cs="Times New Roman"/>
                <w:sz w:val="24"/>
                <w:szCs w:val="24"/>
              </w:rPr>
              <w:t>pertanyaan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75CFA605"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MySQL; </w:t>
            </w:r>
            <w:proofErr w:type="spellStart"/>
            <w:r w:rsidRPr="00674AF5">
              <w:rPr>
                <w:rFonts w:ascii="Times New Roman" w:hAnsi="Times New Roman" w:cs="Times New Roman"/>
                <w:sz w:val="24"/>
                <w:szCs w:val="24"/>
              </w:rPr>
              <w:t>dapat</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diekspor</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staf</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untuk</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analisis</w:t>
            </w:r>
            <w:proofErr w:type="spellEnd"/>
          </w:p>
        </w:tc>
      </w:tr>
    </w:tbl>
    <w:p w14:paraId="1F5A9C0E" w14:textId="77777777" w:rsidR="00361D18" w:rsidRPr="00674AF5" w:rsidRDefault="00361D18" w:rsidP="00674AF5">
      <w:pPr>
        <w:spacing w:after="200" w:line="360" w:lineRule="auto"/>
        <w:rPr>
          <w:rFonts w:ascii="Times New Roman" w:hAnsi="Times New Roman" w:cs="Times New Roman"/>
          <w:sz w:val="24"/>
          <w:szCs w:val="24"/>
        </w:rPr>
      </w:pPr>
    </w:p>
    <w:p w14:paraId="72217B2E" w14:textId="77777777" w:rsidR="00361D18" w:rsidRPr="00674AF5" w:rsidRDefault="00361E19" w:rsidP="00674AF5">
      <w:pPr>
        <w:spacing w:before="200" w:after="80" w:line="360" w:lineRule="auto"/>
        <w:rPr>
          <w:rFonts w:ascii="Times New Roman" w:hAnsi="Times New Roman" w:cs="Times New Roman"/>
          <w:sz w:val="24"/>
          <w:szCs w:val="24"/>
        </w:rPr>
      </w:pPr>
      <w:r w:rsidRPr="00674AF5">
        <w:rPr>
          <w:rFonts w:ascii="Times New Roman" w:hAnsi="Times New Roman" w:cs="Times New Roman"/>
          <w:b/>
          <w:bCs/>
          <w:sz w:val="24"/>
          <w:szCs w:val="24"/>
        </w:rPr>
        <w:t xml:space="preserve">2.1.3 </w:t>
      </w:r>
      <w:proofErr w:type="spellStart"/>
      <w:r w:rsidRPr="00674AF5">
        <w:rPr>
          <w:rFonts w:ascii="Times New Roman" w:hAnsi="Times New Roman" w:cs="Times New Roman"/>
          <w:b/>
          <w:bCs/>
          <w:sz w:val="24"/>
          <w:szCs w:val="24"/>
        </w:rPr>
        <w:t>Lapisan</w:t>
      </w:r>
      <w:proofErr w:type="spellEnd"/>
      <w:r w:rsidRPr="00674AF5">
        <w:rPr>
          <w:rFonts w:ascii="Times New Roman" w:hAnsi="Times New Roman" w:cs="Times New Roman"/>
          <w:b/>
          <w:bCs/>
          <w:sz w:val="24"/>
          <w:szCs w:val="24"/>
        </w:rPr>
        <w:t xml:space="preserve"> Data</w:t>
      </w:r>
    </w:p>
    <w:p w14:paraId="097F9976"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Sistem menggunakan dua jenis penyimpanan yang berfungsi secara komplementer:</w:t>
      </w:r>
    </w:p>
    <w:p w14:paraId="7F2F002E"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Database Relasional (MySQL): menyimpan data terstruktur seperti metadata dokumen (nama file, tanggal upload, status aktif), log aktivitas staf, sesi chat, dan konfigurasi sistem.</w:t>
      </w:r>
    </w:p>
    <w:p w14:paraId="4926ED61"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Vector Store (misalnya ChromaDB atau Pinecone): menyimpan representasi semantik (embedding) dari potongan-potongan (chunks) dokumen yang telah diproses. Digunakan untuk pencarian semantik saat menjawab pertanyaan.</w:t>
      </w:r>
    </w:p>
    <w:p w14:paraId="756D8810" w14:textId="77777777" w:rsidR="00361D18" w:rsidRPr="00674AF5" w:rsidRDefault="00361E19" w:rsidP="00674AF5">
      <w:pPr>
        <w:pStyle w:val="Heading2"/>
        <w:spacing w:line="360" w:lineRule="auto"/>
        <w:rPr>
          <w:rFonts w:ascii="Times New Roman" w:hAnsi="Times New Roman" w:cs="Times New Roman"/>
          <w:color w:val="auto"/>
          <w:sz w:val="24"/>
          <w:szCs w:val="24"/>
          <w:lang w:val="sv-SE"/>
        </w:rPr>
      </w:pPr>
      <w:r w:rsidRPr="00674AF5">
        <w:rPr>
          <w:rFonts w:ascii="Times New Roman" w:hAnsi="Times New Roman" w:cs="Times New Roman"/>
          <w:color w:val="auto"/>
          <w:sz w:val="24"/>
          <w:szCs w:val="24"/>
          <w:lang w:val="sv-SE"/>
        </w:rPr>
        <w:t>2.2 Alur Kerja RAG (Retrieval-Augmented Generation)</w:t>
      </w:r>
    </w:p>
    <w:p w14:paraId="0609C840"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RAG adalah inti dari kemampuan chatbot menjawab pertanyaan secara akurat berdasarkan dokumen yang diunggah staf. Berikut adalah alur kerja lengkapnya:</w:t>
      </w:r>
    </w:p>
    <w:p w14:paraId="4053EB3C" w14:textId="77777777" w:rsidR="00361D18" w:rsidRPr="00674AF5" w:rsidRDefault="00361E19" w:rsidP="00674AF5">
      <w:pPr>
        <w:spacing w:before="200" w:after="80" w:line="360" w:lineRule="auto"/>
        <w:rPr>
          <w:rFonts w:ascii="Times New Roman" w:hAnsi="Times New Roman" w:cs="Times New Roman"/>
          <w:sz w:val="24"/>
          <w:szCs w:val="24"/>
          <w:lang w:val="sv-SE"/>
        </w:rPr>
      </w:pPr>
      <w:r w:rsidRPr="00674AF5">
        <w:rPr>
          <w:rFonts w:ascii="Times New Roman" w:hAnsi="Times New Roman" w:cs="Times New Roman"/>
          <w:b/>
          <w:bCs/>
          <w:sz w:val="24"/>
          <w:szCs w:val="24"/>
          <w:lang w:val="sv-SE"/>
        </w:rPr>
        <w:t>Fase 1: Indexing Dokumen (dilakukan saat staf upload dokumen)</w:t>
      </w:r>
    </w:p>
    <w:p w14:paraId="6E74282C"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Staf mengunggah dokumen SK TAK 2025 (PDF/DOCX) melalui dashboard admin.</w:t>
      </w:r>
    </w:p>
    <w:p w14:paraId="793615D8"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Sistem mengekstraksi teks dari dokumen menggunakan library parsing (PyPDF2, python-docx).</w:t>
      </w:r>
    </w:p>
    <w:p w14:paraId="2AF0F508"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Teks dibagi menjadi potongan (chunks) berukuran sekitar 500–1000 token dengan overlap untuk menjaga konteks.</w:t>
      </w:r>
    </w:p>
    <w:p w14:paraId="78F50D98"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Setiap chunk diubah menjadi embedding vektor menggunakan Gemini Embedding API.</w:t>
      </w:r>
    </w:p>
    <w:p w14:paraId="6C176A51"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r w:rsidRPr="00674AF5">
        <w:rPr>
          <w:rFonts w:ascii="Times New Roman" w:hAnsi="Times New Roman" w:cs="Times New Roman"/>
          <w:sz w:val="24"/>
          <w:szCs w:val="24"/>
        </w:rPr>
        <w:t xml:space="preserve">Vektor </w:t>
      </w:r>
      <w:proofErr w:type="spellStart"/>
      <w:r w:rsidRPr="00674AF5">
        <w:rPr>
          <w:rFonts w:ascii="Times New Roman" w:hAnsi="Times New Roman" w:cs="Times New Roman"/>
          <w:sz w:val="24"/>
          <w:szCs w:val="24"/>
        </w:rPr>
        <w:t>disimpan</w:t>
      </w:r>
      <w:proofErr w:type="spellEnd"/>
      <w:r w:rsidRPr="00674AF5">
        <w:rPr>
          <w:rFonts w:ascii="Times New Roman" w:hAnsi="Times New Roman" w:cs="Times New Roman"/>
          <w:sz w:val="24"/>
          <w:szCs w:val="24"/>
        </w:rPr>
        <w:t xml:space="preserve"> di vector store dan </w:t>
      </w:r>
      <w:proofErr w:type="spellStart"/>
      <w:r w:rsidRPr="00674AF5">
        <w:rPr>
          <w:rFonts w:ascii="Times New Roman" w:hAnsi="Times New Roman" w:cs="Times New Roman"/>
          <w:sz w:val="24"/>
          <w:szCs w:val="24"/>
        </w:rPr>
        <w:t>siap</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untuk</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pencarian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semantik</w:t>
      </w:r>
      <w:proofErr w:type="spellEnd"/>
      <w:r w:rsidRPr="00674AF5">
        <w:rPr>
          <w:rFonts w:ascii="Times New Roman" w:hAnsi="Times New Roman" w:cs="Times New Roman"/>
          <w:sz w:val="24"/>
          <w:szCs w:val="24"/>
        </w:rPr>
        <w:t>.</w:t>
      </w:r>
    </w:p>
    <w:p w14:paraId="5956870E" w14:textId="77777777" w:rsidR="00361D18" w:rsidRPr="00674AF5" w:rsidRDefault="00361E19" w:rsidP="00674AF5">
      <w:pPr>
        <w:spacing w:before="200" w:after="80" w:line="360" w:lineRule="auto"/>
        <w:rPr>
          <w:rFonts w:ascii="Times New Roman" w:hAnsi="Times New Roman" w:cs="Times New Roman"/>
          <w:sz w:val="24"/>
          <w:szCs w:val="24"/>
        </w:rPr>
      </w:pPr>
      <w:r w:rsidRPr="00674AF5">
        <w:rPr>
          <w:rFonts w:ascii="Times New Roman" w:hAnsi="Times New Roman" w:cs="Times New Roman"/>
          <w:b/>
          <w:bCs/>
          <w:sz w:val="24"/>
          <w:szCs w:val="24"/>
        </w:rPr>
        <w:t xml:space="preserve">Fase 2: </w:t>
      </w:r>
      <w:proofErr w:type="spellStart"/>
      <w:r w:rsidRPr="00674AF5">
        <w:rPr>
          <w:rFonts w:ascii="Times New Roman" w:hAnsi="Times New Roman" w:cs="Times New Roman"/>
          <w:b/>
          <w:bCs/>
          <w:sz w:val="24"/>
          <w:szCs w:val="24"/>
        </w:rPr>
        <w:t>Menjawab</w:t>
      </w:r>
      <w:proofErr w:type="spellEnd"/>
      <w:r w:rsidRPr="00674AF5">
        <w:rPr>
          <w:rFonts w:ascii="Times New Roman" w:hAnsi="Times New Roman" w:cs="Times New Roman"/>
          <w:b/>
          <w:bCs/>
          <w:sz w:val="24"/>
          <w:szCs w:val="24"/>
        </w:rPr>
        <w:t xml:space="preserve"> </w:t>
      </w:r>
      <w:proofErr w:type="spellStart"/>
      <w:r w:rsidRPr="00674AF5">
        <w:rPr>
          <w:rFonts w:ascii="Times New Roman" w:hAnsi="Times New Roman" w:cs="Times New Roman"/>
          <w:b/>
          <w:bCs/>
          <w:sz w:val="24"/>
          <w:szCs w:val="24"/>
        </w:rPr>
        <w:t>Pertanyaan</w:t>
      </w:r>
      <w:proofErr w:type="spellEnd"/>
      <w:r w:rsidRPr="00674AF5">
        <w:rPr>
          <w:rFonts w:ascii="Times New Roman" w:hAnsi="Times New Roman" w:cs="Times New Roman"/>
          <w:b/>
          <w:bCs/>
          <w:sz w:val="24"/>
          <w:szCs w:val="24"/>
        </w:rPr>
        <w:t xml:space="preserve"> (</w:t>
      </w:r>
      <w:proofErr w:type="spellStart"/>
      <w:r w:rsidRPr="00674AF5">
        <w:rPr>
          <w:rFonts w:ascii="Times New Roman" w:hAnsi="Times New Roman" w:cs="Times New Roman"/>
          <w:b/>
          <w:bCs/>
          <w:sz w:val="24"/>
          <w:szCs w:val="24"/>
        </w:rPr>
        <w:t>dilakukan</w:t>
      </w:r>
      <w:proofErr w:type="spellEnd"/>
      <w:r w:rsidRPr="00674AF5">
        <w:rPr>
          <w:rFonts w:ascii="Times New Roman" w:hAnsi="Times New Roman" w:cs="Times New Roman"/>
          <w:b/>
          <w:bCs/>
          <w:sz w:val="24"/>
          <w:szCs w:val="24"/>
        </w:rPr>
        <w:t xml:space="preserve"> </w:t>
      </w:r>
      <w:proofErr w:type="spellStart"/>
      <w:r w:rsidRPr="00674AF5">
        <w:rPr>
          <w:rFonts w:ascii="Times New Roman" w:hAnsi="Times New Roman" w:cs="Times New Roman"/>
          <w:b/>
          <w:bCs/>
          <w:sz w:val="24"/>
          <w:szCs w:val="24"/>
        </w:rPr>
        <w:t>saat</w:t>
      </w:r>
      <w:proofErr w:type="spellEnd"/>
      <w:r w:rsidRPr="00674AF5">
        <w:rPr>
          <w:rFonts w:ascii="Times New Roman" w:hAnsi="Times New Roman" w:cs="Times New Roman"/>
          <w:b/>
          <w:bCs/>
          <w:sz w:val="24"/>
          <w:szCs w:val="24"/>
        </w:rPr>
        <w:t xml:space="preserve"> </w:t>
      </w:r>
      <w:proofErr w:type="spellStart"/>
      <w:r w:rsidRPr="00674AF5">
        <w:rPr>
          <w:rFonts w:ascii="Times New Roman" w:hAnsi="Times New Roman" w:cs="Times New Roman"/>
          <w:b/>
          <w:bCs/>
          <w:sz w:val="24"/>
          <w:szCs w:val="24"/>
        </w:rPr>
        <w:t>mahasiswa</w:t>
      </w:r>
      <w:proofErr w:type="spellEnd"/>
      <w:r w:rsidRPr="00674AF5">
        <w:rPr>
          <w:rFonts w:ascii="Times New Roman" w:hAnsi="Times New Roman" w:cs="Times New Roman"/>
          <w:b/>
          <w:bCs/>
          <w:sz w:val="24"/>
          <w:szCs w:val="24"/>
        </w:rPr>
        <w:t xml:space="preserve"> </w:t>
      </w:r>
      <w:proofErr w:type="spellStart"/>
      <w:r w:rsidRPr="00674AF5">
        <w:rPr>
          <w:rFonts w:ascii="Times New Roman" w:hAnsi="Times New Roman" w:cs="Times New Roman"/>
          <w:b/>
          <w:bCs/>
          <w:sz w:val="24"/>
          <w:szCs w:val="24"/>
        </w:rPr>
        <w:t>bertanya</w:t>
      </w:r>
      <w:proofErr w:type="spellEnd"/>
      <w:r w:rsidRPr="00674AF5">
        <w:rPr>
          <w:rFonts w:ascii="Times New Roman" w:hAnsi="Times New Roman" w:cs="Times New Roman"/>
          <w:b/>
          <w:bCs/>
          <w:sz w:val="24"/>
          <w:szCs w:val="24"/>
        </w:rPr>
        <w:t>)</w:t>
      </w:r>
    </w:p>
    <w:p w14:paraId="678817FF"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proofErr w:type="spellStart"/>
      <w:r w:rsidRPr="00674AF5">
        <w:rPr>
          <w:rFonts w:ascii="Times New Roman" w:hAnsi="Times New Roman" w:cs="Times New Roman"/>
          <w:sz w:val="24"/>
          <w:szCs w:val="24"/>
        </w:rPr>
        <w:lastRenderedPageBreak/>
        <w:t>Mahasiswa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mengetik</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pertanyaan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dalam</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bahasa</w:t>
      </w:r>
      <w:proofErr w:type="spellEnd"/>
      <w:r w:rsidRPr="00674AF5">
        <w:rPr>
          <w:rFonts w:ascii="Times New Roman" w:hAnsi="Times New Roman" w:cs="Times New Roman"/>
          <w:sz w:val="24"/>
          <w:szCs w:val="24"/>
        </w:rPr>
        <w:t xml:space="preserve"> natural (</w:t>
      </w:r>
      <w:proofErr w:type="spellStart"/>
      <w:r w:rsidRPr="00674AF5">
        <w:rPr>
          <w:rFonts w:ascii="Times New Roman" w:hAnsi="Times New Roman" w:cs="Times New Roman"/>
          <w:sz w:val="24"/>
          <w:szCs w:val="24"/>
        </w:rPr>
        <w:t>contoh</w:t>
      </w:r>
      <w:proofErr w:type="spellEnd"/>
      <w:r w:rsidRPr="00674AF5">
        <w:rPr>
          <w:rFonts w:ascii="Times New Roman" w:hAnsi="Times New Roman" w:cs="Times New Roman"/>
          <w:sz w:val="24"/>
          <w:szCs w:val="24"/>
        </w:rPr>
        <w:t>: '</w:t>
      </w:r>
      <w:proofErr w:type="spellStart"/>
      <w:r w:rsidRPr="00674AF5">
        <w:rPr>
          <w:rFonts w:ascii="Times New Roman" w:hAnsi="Times New Roman" w:cs="Times New Roman"/>
          <w:sz w:val="24"/>
          <w:szCs w:val="24"/>
        </w:rPr>
        <w:t>Berapa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nilai</w:t>
      </w:r>
      <w:proofErr w:type="spellEnd"/>
      <w:r w:rsidRPr="00674AF5">
        <w:rPr>
          <w:rFonts w:ascii="Times New Roman" w:hAnsi="Times New Roman" w:cs="Times New Roman"/>
          <w:sz w:val="24"/>
          <w:szCs w:val="24"/>
        </w:rPr>
        <w:t xml:space="preserve"> minimum TAK </w:t>
      </w:r>
      <w:proofErr w:type="spellStart"/>
      <w:r w:rsidRPr="00674AF5">
        <w:rPr>
          <w:rFonts w:ascii="Times New Roman" w:hAnsi="Times New Roman" w:cs="Times New Roman"/>
          <w:sz w:val="24"/>
          <w:szCs w:val="24"/>
        </w:rPr>
        <w:t>untuk</w:t>
      </w:r>
      <w:proofErr w:type="spellEnd"/>
      <w:r w:rsidRPr="00674AF5">
        <w:rPr>
          <w:rFonts w:ascii="Times New Roman" w:hAnsi="Times New Roman" w:cs="Times New Roman"/>
          <w:sz w:val="24"/>
          <w:szCs w:val="24"/>
        </w:rPr>
        <w:t xml:space="preserve"> S1 </w:t>
      </w:r>
      <w:proofErr w:type="spellStart"/>
      <w:r w:rsidRPr="00674AF5">
        <w:rPr>
          <w:rFonts w:ascii="Times New Roman" w:hAnsi="Times New Roman" w:cs="Times New Roman"/>
          <w:sz w:val="24"/>
          <w:szCs w:val="24"/>
        </w:rPr>
        <w:t>reguler</w:t>
      </w:r>
      <w:proofErr w:type="spellEnd"/>
      <w:r w:rsidRPr="00674AF5">
        <w:rPr>
          <w:rFonts w:ascii="Times New Roman" w:hAnsi="Times New Roman" w:cs="Times New Roman"/>
          <w:sz w:val="24"/>
          <w:szCs w:val="24"/>
        </w:rPr>
        <w:t>?').</w:t>
      </w:r>
    </w:p>
    <w:p w14:paraId="6B0D91C3"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Pertanyaan diubah menjadi embedding vektor.</w:t>
      </w:r>
    </w:p>
    <w:p w14:paraId="029DD6E9"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proofErr w:type="spellStart"/>
      <w:r w:rsidRPr="00674AF5">
        <w:rPr>
          <w:rFonts w:ascii="Times New Roman" w:hAnsi="Times New Roman" w:cs="Times New Roman"/>
          <w:sz w:val="24"/>
          <w:szCs w:val="24"/>
        </w:rPr>
        <w:t>Sistem</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melakukan</w:t>
      </w:r>
      <w:proofErr w:type="spellEnd"/>
      <w:r w:rsidRPr="00674AF5">
        <w:rPr>
          <w:rFonts w:ascii="Times New Roman" w:hAnsi="Times New Roman" w:cs="Times New Roman"/>
          <w:sz w:val="24"/>
          <w:szCs w:val="24"/>
        </w:rPr>
        <w:t xml:space="preserve"> similarity search di vector store </w:t>
      </w:r>
      <w:proofErr w:type="spellStart"/>
      <w:r w:rsidRPr="00674AF5">
        <w:rPr>
          <w:rFonts w:ascii="Times New Roman" w:hAnsi="Times New Roman" w:cs="Times New Roman"/>
          <w:sz w:val="24"/>
          <w:szCs w:val="24"/>
        </w:rPr>
        <w:t>untuk</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menemukan</w:t>
      </w:r>
      <w:proofErr w:type="spellEnd"/>
      <w:r w:rsidRPr="00674AF5">
        <w:rPr>
          <w:rFonts w:ascii="Times New Roman" w:hAnsi="Times New Roman" w:cs="Times New Roman"/>
          <w:sz w:val="24"/>
          <w:szCs w:val="24"/>
        </w:rPr>
        <w:t xml:space="preserve"> chunks yang paling </w:t>
      </w:r>
      <w:proofErr w:type="spellStart"/>
      <w:r w:rsidRPr="00674AF5">
        <w:rPr>
          <w:rFonts w:ascii="Times New Roman" w:hAnsi="Times New Roman" w:cs="Times New Roman"/>
          <w:sz w:val="24"/>
          <w:szCs w:val="24"/>
        </w:rPr>
        <w:t>relevan</w:t>
      </w:r>
      <w:proofErr w:type="spellEnd"/>
      <w:r w:rsidRPr="00674AF5">
        <w:rPr>
          <w:rFonts w:ascii="Times New Roman" w:hAnsi="Times New Roman" w:cs="Times New Roman"/>
          <w:sz w:val="24"/>
          <w:szCs w:val="24"/>
        </w:rPr>
        <w:t>.</w:t>
      </w:r>
    </w:p>
    <w:p w14:paraId="7C4A5FDD"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r w:rsidRPr="00674AF5">
        <w:rPr>
          <w:rFonts w:ascii="Times New Roman" w:hAnsi="Times New Roman" w:cs="Times New Roman"/>
          <w:sz w:val="24"/>
          <w:szCs w:val="24"/>
        </w:rPr>
        <w:t xml:space="preserve">Chunks </w:t>
      </w:r>
      <w:proofErr w:type="spellStart"/>
      <w:r w:rsidRPr="00674AF5">
        <w:rPr>
          <w:rFonts w:ascii="Times New Roman" w:hAnsi="Times New Roman" w:cs="Times New Roman"/>
          <w:sz w:val="24"/>
          <w:szCs w:val="24"/>
        </w:rPr>
        <w:t>relevan</w:t>
      </w:r>
      <w:proofErr w:type="spellEnd"/>
      <w:r w:rsidRPr="00674AF5">
        <w:rPr>
          <w:rFonts w:ascii="Times New Roman" w:hAnsi="Times New Roman" w:cs="Times New Roman"/>
          <w:sz w:val="24"/>
          <w:szCs w:val="24"/>
        </w:rPr>
        <w:t xml:space="preserve"> (context) </w:t>
      </w:r>
      <w:proofErr w:type="spellStart"/>
      <w:r w:rsidRPr="00674AF5">
        <w:rPr>
          <w:rFonts w:ascii="Times New Roman" w:hAnsi="Times New Roman" w:cs="Times New Roman"/>
          <w:sz w:val="24"/>
          <w:szCs w:val="24"/>
        </w:rPr>
        <w:t>digabungkan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dengan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pertanyaan</w:t>
      </w:r>
      <w:proofErr w:type="spellEnd"/>
      <w:r w:rsidRPr="00674AF5">
        <w:rPr>
          <w:rFonts w:ascii="Times New Roman" w:hAnsi="Times New Roman" w:cs="Times New Roman"/>
          <w:sz w:val="24"/>
          <w:szCs w:val="24"/>
        </w:rPr>
        <w:t xml:space="preserve"> dan </w:t>
      </w:r>
      <w:proofErr w:type="spellStart"/>
      <w:r w:rsidRPr="00674AF5">
        <w:rPr>
          <w:rFonts w:ascii="Times New Roman" w:hAnsi="Times New Roman" w:cs="Times New Roman"/>
          <w:sz w:val="24"/>
          <w:szCs w:val="24"/>
        </w:rPr>
        <w:t>dikirim</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ke</w:t>
      </w:r>
      <w:proofErr w:type="spellEnd"/>
      <w:r w:rsidRPr="00674AF5">
        <w:rPr>
          <w:rFonts w:ascii="Times New Roman" w:hAnsi="Times New Roman" w:cs="Times New Roman"/>
          <w:sz w:val="24"/>
          <w:szCs w:val="24"/>
        </w:rPr>
        <w:t xml:space="preserve"> Gemini API </w:t>
      </w:r>
      <w:proofErr w:type="spellStart"/>
      <w:r w:rsidRPr="00674AF5">
        <w:rPr>
          <w:rFonts w:ascii="Times New Roman" w:hAnsi="Times New Roman" w:cs="Times New Roman"/>
          <w:sz w:val="24"/>
          <w:szCs w:val="24"/>
        </w:rPr>
        <w:t>sebagai</w:t>
      </w:r>
      <w:proofErr w:type="spellEnd"/>
      <w:r w:rsidRPr="00674AF5">
        <w:rPr>
          <w:rFonts w:ascii="Times New Roman" w:hAnsi="Times New Roman" w:cs="Times New Roman"/>
          <w:sz w:val="24"/>
          <w:szCs w:val="24"/>
        </w:rPr>
        <w:t xml:space="preserve"> prompt.</w:t>
      </w:r>
    </w:p>
    <w:p w14:paraId="4C4C9C78"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LLM menghasilkan jawaban berdasarkan konteks yang diberikan (grounded answer).</w:t>
      </w:r>
    </w:p>
    <w:p w14:paraId="321B89D3"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Guardrails menyaring jawaban: jika pertanyaan di luar topik TAK/SSC, chatbot menolak dan mengarahkan ke staf.</w:t>
      </w:r>
    </w:p>
    <w:p w14:paraId="65834282"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proofErr w:type="spellStart"/>
      <w:r w:rsidRPr="00674AF5">
        <w:rPr>
          <w:rFonts w:ascii="Times New Roman" w:hAnsi="Times New Roman" w:cs="Times New Roman"/>
          <w:sz w:val="24"/>
          <w:szCs w:val="24"/>
        </w:rPr>
        <w:t>Jawaban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ditampilkan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ke</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mahasiswa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sesi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disimpan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ke</w:t>
      </w:r>
      <w:proofErr w:type="spellEnd"/>
      <w:r w:rsidRPr="00674AF5">
        <w:rPr>
          <w:rFonts w:ascii="Times New Roman" w:hAnsi="Times New Roman" w:cs="Times New Roman"/>
          <w:sz w:val="24"/>
          <w:szCs w:val="24"/>
        </w:rPr>
        <w:t xml:space="preserve"> log MySQL.</w:t>
      </w:r>
    </w:p>
    <w:p w14:paraId="779B73C7" w14:textId="77777777" w:rsidR="00361D18" w:rsidRPr="00674AF5" w:rsidRDefault="00361E19" w:rsidP="00674AF5">
      <w:pPr>
        <w:pStyle w:val="Heading2"/>
        <w:spacing w:line="360" w:lineRule="auto"/>
        <w:rPr>
          <w:rFonts w:ascii="Times New Roman" w:hAnsi="Times New Roman" w:cs="Times New Roman"/>
          <w:color w:val="auto"/>
          <w:sz w:val="24"/>
          <w:szCs w:val="24"/>
        </w:rPr>
      </w:pPr>
      <w:r w:rsidRPr="00674AF5">
        <w:rPr>
          <w:rFonts w:ascii="Times New Roman" w:hAnsi="Times New Roman" w:cs="Times New Roman"/>
          <w:color w:val="auto"/>
          <w:sz w:val="24"/>
          <w:szCs w:val="24"/>
        </w:rPr>
        <w:t xml:space="preserve">2.3 Guardrails dan </w:t>
      </w:r>
      <w:proofErr w:type="spellStart"/>
      <w:r w:rsidRPr="00674AF5">
        <w:rPr>
          <w:rFonts w:ascii="Times New Roman" w:hAnsi="Times New Roman" w:cs="Times New Roman"/>
          <w:color w:val="auto"/>
          <w:sz w:val="24"/>
          <w:szCs w:val="24"/>
        </w:rPr>
        <w:t>Keamanan</w:t>
      </w:r>
      <w:proofErr w:type="spellEnd"/>
      <w:r w:rsidRPr="00674AF5">
        <w:rPr>
          <w:rFonts w:ascii="Times New Roman" w:hAnsi="Times New Roman" w:cs="Times New Roman"/>
          <w:color w:val="auto"/>
          <w:sz w:val="24"/>
          <w:szCs w:val="24"/>
        </w:rPr>
        <w:t xml:space="preserve"> </w:t>
      </w:r>
      <w:proofErr w:type="spellStart"/>
      <w:r w:rsidRPr="00674AF5">
        <w:rPr>
          <w:rFonts w:ascii="Times New Roman" w:hAnsi="Times New Roman" w:cs="Times New Roman"/>
          <w:color w:val="auto"/>
          <w:sz w:val="24"/>
          <w:szCs w:val="24"/>
        </w:rPr>
        <w:t>Sistem</w:t>
      </w:r>
      <w:proofErr w:type="spellEnd"/>
    </w:p>
    <w:p w14:paraId="21B5917B"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Guardrails adalah mekanisme pembatas yang memastikan AI hanya beroperasi sesuai tujuannya: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8"/>
        <w:gridCol w:w="4327"/>
        <w:gridCol w:w="2821"/>
      </w:tblGrid>
      <w:tr w:rsidR="00361D18" w:rsidRPr="00674AF5" w14:paraId="487EB3E6" w14:textId="77777777" w:rsidTr="4B71A553">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D9ADCA5"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Jenis Guardrail</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90F924A"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Implementasi</w:t>
            </w:r>
            <w:proofErr w:type="spellEnd"/>
          </w:p>
        </w:tc>
        <w:tc>
          <w:tcPr>
            <w:tcW w:w="3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56BED62"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Hasil</w:t>
            </w:r>
          </w:p>
        </w:tc>
      </w:tr>
      <w:tr w:rsidR="00361D18" w:rsidRPr="00D80955" w14:paraId="6A1668ED"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3FC85C97"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Topic Restriction</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0494E520"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System prompt memerintahkan LLM hanya menjawab topik TAK dan layanan SSC</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5F26AF0D"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Pertanyaan di luar topik ditolak dengan sopan</w:t>
            </w:r>
          </w:p>
        </w:tc>
      </w:tr>
      <w:tr w:rsidR="00361D18" w:rsidRPr="00674AF5" w14:paraId="339A2C21"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8C438D1"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Source Grounding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AC49946"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Jawaban hanya boleh bersumber dari dokumen yang diindeks</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338C2EA"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Mengurangi</w:t>
            </w:r>
            <w:proofErr w:type="spellEnd"/>
            <w:r w:rsidRPr="00674AF5">
              <w:rPr>
                <w:rFonts w:ascii="Times New Roman" w:hAnsi="Times New Roman" w:cs="Times New Roman"/>
                <w:sz w:val="24"/>
                <w:szCs w:val="24"/>
              </w:rPr>
              <w:t xml:space="preserve"> hallucination AI</w:t>
            </w:r>
          </w:p>
        </w:tc>
      </w:tr>
      <w:tr w:rsidR="00361D18" w:rsidRPr="00D80955" w14:paraId="646814F6"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3C9BAC68"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Authentication</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3B31E806"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Dashboard admin </w:t>
            </w:r>
            <w:proofErr w:type="spellStart"/>
            <w:r w:rsidRPr="00674AF5">
              <w:rPr>
                <w:rFonts w:ascii="Times New Roman" w:hAnsi="Times New Roman" w:cs="Times New Roman"/>
                <w:sz w:val="24"/>
                <w:szCs w:val="24"/>
              </w:rPr>
              <w:t>dilindungi</w:t>
            </w:r>
            <w:proofErr w:type="spellEnd"/>
            <w:r w:rsidRPr="00674AF5">
              <w:rPr>
                <w:rFonts w:ascii="Times New Roman" w:hAnsi="Times New Roman" w:cs="Times New Roman"/>
                <w:sz w:val="24"/>
                <w:szCs w:val="24"/>
              </w:rPr>
              <w:t xml:space="preserve"> login </w:t>
            </w:r>
            <w:proofErr w:type="spellStart"/>
            <w:r w:rsidRPr="00674AF5">
              <w:rPr>
                <w:rFonts w:ascii="Times New Roman" w:hAnsi="Times New Roman" w:cs="Times New Roman"/>
                <w:sz w:val="24"/>
                <w:szCs w:val="24"/>
              </w:rPr>
              <w:t>staf</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049F0AA5"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Publik tidak dapat mengubah basis pengetahuan</w:t>
            </w:r>
          </w:p>
        </w:tc>
      </w:tr>
      <w:tr w:rsidR="00361D18" w:rsidRPr="00674AF5" w14:paraId="0CDB3383"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7F903FA"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Input Sanitization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71A42CB"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Validasi dan pembersihan input pengguna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5814FB2"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Mencegah </w:t>
            </w:r>
            <w:proofErr w:type="spellStart"/>
            <w:r w:rsidRPr="00674AF5">
              <w:rPr>
                <w:rFonts w:ascii="Times New Roman" w:hAnsi="Times New Roman" w:cs="Times New Roman"/>
                <w:sz w:val="24"/>
                <w:szCs w:val="24"/>
              </w:rPr>
              <w:t>injeksi</w:t>
            </w:r>
            <w:proofErr w:type="spellEnd"/>
            <w:r w:rsidRPr="00674AF5">
              <w:rPr>
                <w:rFonts w:ascii="Times New Roman" w:hAnsi="Times New Roman" w:cs="Times New Roman"/>
                <w:sz w:val="24"/>
                <w:szCs w:val="24"/>
              </w:rPr>
              <w:t xml:space="preserve"> prompt </w:t>
            </w:r>
            <w:proofErr w:type="spellStart"/>
            <w:r w:rsidRPr="00674AF5">
              <w:rPr>
                <w:rFonts w:ascii="Times New Roman" w:hAnsi="Times New Roman" w:cs="Times New Roman"/>
                <w:sz w:val="24"/>
                <w:szCs w:val="24"/>
              </w:rPr>
              <w:t>berbahaya</w:t>
            </w:r>
            <w:proofErr w:type="spellEnd"/>
          </w:p>
        </w:tc>
      </w:tr>
    </w:tbl>
    <w:p w14:paraId="5053E5E1" w14:textId="77777777" w:rsidR="00361D18" w:rsidRPr="00674AF5" w:rsidRDefault="00361D18" w:rsidP="00674AF5">
      <w:pPr>
        <w:spacing w:after="200" w:line="360" w:lineRule="auto"/>
        <w:rPr>
          <w:rFonts w:ascii="Times New Roman" w:hAnsi="Times New Roman" w:cs="Times New Roman"/>
          <w:sz w:val="24"/>
          <w:szCs w:val="24"/>
        </w:rPr>
      </w:pPr>
    </w:p>
    <w:p w14:paraId="3DA6D8E8" w14:textId="77777777" w:rsidR="00361D18" w:rsidRPr="00674AF5" w:rsidRDefault="00361E19" w:rsidP="00674AF5">
      <w:pPr>
        <w:pStyle w:val="Heading2"/>
        <w:spacing w:line="360" w:lineRule="auto"/>
        <w:rPr>
          <w:rFonts w:ascii="Times New Roman" w:hAnsi="Times New Roman" w:cs="Times New Roman"/>
          <w:color w:val="auto"/>
          <w:sz w:val="24"/>
          <w:szCs w:val="24"/>
        </w:rPr>
      </w:pPr>
      <w:r w:rsidRPr="00674AF5">
        <w:rPr>
          <w:rFonts w:ascii="Times New Roman" w:hAnsi="Times New Roman" w:cs="Times New Roman"/>
          <w:color w:val="auto"/>
          <w:sz w:val="24"/>
          <w:szCs w:val="24"/>
        </w:rPr>
        <w:t xml:space="preserve">2.4 Stack </w:t>
      </w:r>
      <w:proofErr w:type="spellStart"/>
      <w:r w:rsidRPr="00674AF5">
        <w:rPr>
          <w:rFonts w:ascii="Times New Roman" w:hAnsi="Times New Roman" w:cs="Times New Roman"/>
          <w:color w:val="auto"/>
          <w:sz w:val="24"/>
          <w:szCs w:val="24"/>
        </w:rPr>
        <w:t>Teknologi</w:t>
      </w:r>
      <w:proofErr w:type="spellEnd"/>
      <w:r w:rsidRPr="00674AF5">
        <w:rPr>
          <w:rFonts w:ascii="Times New Roman" w:hAnsi="Times New Roman" w:cs="Times New Roman"/>
          <w:color w:val="auto"/>
          <w:sz w:val="24"/>
          <w:szCs w:val="24"/>
        </w:rPr>
        <w:t xml:space="preserve"> </w:t>
      </w:r>
      <w:proofErr w:type="spellStart"/>
      <w:r w:rsidRPr="00674AF5">
        <w:rPr>
          <w:rFonts w:ascii="Times New Roman" w:hAnsi="Times New Roman" w:cs="Times New Roman"/>
          <w:color w:val="auto"/>
          <w:sz w:val="24"/>
          <w:szCs w:val="24"/>
        </w:rPr>
        <w:t>Rekomendasi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2967"/>
        <w:gridCol w:w="4267"/>
      </w:tblGrid>
      <w:tr w:rsidR="00361D18" w:rsidRPr="00674AF5" w14:paraId="417D697D" w14:textId="77777777" w:rsidTr="4B71A553">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4DC12E6"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lastRenderedPageBreak/>
              <w:t>Layer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9CDDA7F"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Teknologi</w:t>
            </w:r>
            <w:proofErr w:type="spellEnd"/>
          </w:p>
        </w:tc>
        <w:tc>
          <w:tcPr>
            <w:tcW w:w="4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94404E9"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 xml:space="preserve">Alasan </w:t>
            </w:r>
            <w:proofErr w:type="spellStart"/>
            <w:r w:rsidRPr="00674AF5">
              <w:rPr>
                <w:rFonts w:ascii="Times New Roman" w:hAnsi="Times New Roman" w:cs="Times New Roman"/>
                <w:b/>
                <w:bCs/>
                <w:sz w:val="24"/>
                <w:szCs w:val="24"/>
              </w:rPr>
              <w:t>Pemilihan</w:t>
            </w:r>
            <w:proofErr w:type="spellEnd"/>
          </w:p>
        </w:tc>
      </w:tr>
      <w:tr w:rsidR="00361D18" w:rsidRPr="00D80955" w14:paraId="58FBEA76"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0344AA38"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Frontend</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7C42D698"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React.js / Next.js</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2B2F8487"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Ekosistem luas, SSR untuk SEO, komponen reusable</w:t>
            </w:r>
          </w:p>
        </w:tc>
      </w:tr>
      <w:tr w:rsidR="00361D18" w:rsidRPr="00D80955" w14:paraId="67D4ED8B"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35E8C47"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Backend</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D3870B5"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Python (</w:t>
            </w:r>
            <w:proofErr w:type="spellStart"/>
            <w:r w:rsidRPr="00674AF5">
              <w:rPr>
                <w:rFonts w:ascii="Times New Roman" w:hAnsi="Times New Roman" w:cs="Times New Roman"/>
                <w:sz w:val="24"/>
                <w:szCs w:val="24"/>
              </w:rPr>
              <w:t>FastAPI</w:t>
            </w:r>
            <w:proofErr w:type="spellEnd"/>
            <w:r w:rsidRPr="00674AF5">
              <w:rPr>
                <w:rFonts w:ascii="Times New Roman" w:hAnsi="Times New Roman" w:cs="Times New Roman"/>
                <w:sz w:val="24"/>
                <w:szCs w:val="24"/>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948C5B1"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Ekosistem AI/ML terbaik, async support, performa tinggi</w:t>
            </w:r>
          </w:p>
        </w:tc>
      </w:tr>
      <w:tr w:rsidR="00361D18" w:rsidRPr="00D80955" w14:paraId="6A8D273F"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6EA9C9F5"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AI/LLM</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02B59B64"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Google Gemini API</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0C1707A6"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Sesuai PRD; API stabil dengan dukungan RAG</w:t>
            </w:r>
          </w:p>
        </w:tc>
      </w:tr>
      <w:tr w:rsidR="00361D18" w:rsidRPr="00D80955" w14:paraId="49AC3531"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42798B5"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Embedding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E1A39D6"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Gemini text-embedding-004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F2997AB"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Konsisten dengan model LLM yang digunakan</w:t>
            </w:r>
          </w:p>
        </w:tc>
      </w:tr>
      <w:tr w:rsidR="00361D18" w:rsidRPr="00D80955" w14:paraId="4B92D106"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6E8169DF"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Vector Store</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75C77E61"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ChromaDB</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lokal</w:t>
            </w:r>
            <w:proofErr w:type="spellEnd"/>
            <w:r w:rsidRPr="00674AF5">
              <w:rPr>
                <w:rFonts w:ascii="Times New Roman" w:hAnsi="Times New Roman" w:cs="Times New Roman"/>
                <w:sz w:val="24"/>
                <w:szCs w:val="24"/>
              </w:rPr>
              <w:t>) / Pinecone (cloud)</w:t>
            </w:r>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01483E83"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ChromaDB gratis untuk MVP; Pinecone untuk skala besar</w:t>
            </w:r>
          </w:p>
        </w:tc>
      </w:tr>
      <w:tr w:rsidR="00361D18" w:rsidRPr="00674AF5" w14:paraId="5BE18C67"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A69BE2D"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Database</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5B1B857"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MySQL</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DF99BFA"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Sesuai</w:t>
            </w:r>
            <w:proofErr w:type="spellEnd"/>
            <w:r w:rsidRPr="00674AF5">
              <w:rPr>
                <w:rFonts w:ascii="Times New Roman" w:hAnsi="Times New Roman" w:cs="Times New Roman"/>
                <w:sz w:val="24"/>
                <w:szCs w:val="24"/>
              </w:rPr>
              <w:t xml:space="preserve"> PRD; </w:t>
            </w:r>
            <w:proofErr w:type="spellStart"/>
            <w:r w:rsidRPr="00674AF5">
              <w:rPr>
                <w:rFonts w:ascii="Times New Roman" w:hAnsi="Times New Roman" w:cs="Times New Roman"/>
                <w:sz w:val="24"/>
                <w:szCs w:val="24"/>
              </w:rPr>
              <w:t>reliabel</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untuk</w:t>
            </w:r>
            <w:proofErr w:type="spellEnd"/>
            <w:r w:rsidRPr="00674AF5">
              <w:rPr>
                <w:rFonts w:ascii="Times New Roman" w:hAnsi="Times New Roman" w:cs="Times New Roman"/>
                <w:sz w:val="24"/>
                <w:szCs w:val="24"/>
              </w:rPr>
              <w:t xml:space="preserve"> data </w:t>
            </w:r>
            <w:proofErr w:type="spellStart"/>
            <w:r w:rsidRPr="00674AF5">
              <w:rPr>
                <w:rFonts w:ascii="Times New Roman" w:hAnsi="Times New Roman" w:cs="Times New Roman"/>
                <w:sz w:val="24"/>
                <w:szCs w:val="24"/>
              </w:rPr>
              <w:t>terstruktur</w:t>
            </w:r>
            <w:proofErr w:type="spellEnd"/>
          </w:p>
        </w:tc>
      </w:tr>
      <w:tr w:rsidR="00361D18" w:rsidRPr="00674AF5" w14:paraId="64EC70D6"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76D4294D"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Autentikasi</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44415FAA"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JWT + </w:t>
            </w:r>
            <w:proofErr w:type="spellStart"/>
            <w:r w:rsidRPr="00674AF5">
              <w:rPr>
                <w:rFonts w:ascii="Times New Roman" w:hAnsi="Times New Roman" w:cs="Times New Roman"/>
                <w:sz w:val="24"/>
                <w:szCs w:val="24"/>
              </w:rPr>
              <w:t>bcrypt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5F9FF"/>
            <w:tcMar>
              <w:top w:w="80" w:type="dxa"/>
              <w:left w:w="120" w:type="dxa"/>
              <w:bottom w:w="80" w:type="dxa"/>
              <w:right w:w="120" w:type="dxa"/>
            </w:tcMar>
            <w:vAlign w:val="center"/>
          </w:tcPr>
          <w:p w14:paraId="1AFFDDCB"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Standar </w:t>
            </w:r>
            <w:proofErr w:type="spellStart"/>
            <w:r w:rsidRPr="00674AF5">
              <w:rPr>
                <w:rFonts w:ascii="Times New Roman" w:hAnsi="Times New Roman" w:cs="Times New Roman"/>
                <w:sz w:val="24"/>
                <w:szCs w:val="24"/>
              </w:rPr>
              <w:t>industri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aman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untuk</w:t>
            </w:r>
            <w:proofErr w:type="spellEnd"/>
            <w:r w:rsidRPr="00674AF5">
              <w:rPr>
                <w:rFonts w:ascii="Times New Roman" w:hAnsi="Times New Roman" w:cs="Times New Roman"/>
                <w:sz w:val="24"/>
                <w:szCs w:val="24"/>
              </w:rPr>
              <w:t xml:space="preserve"> token management</w:t>
            </w:r>
          </w:p>
        </w:tc>
      </w:tr>
      <w:tr w:rsidR="00361D18" w:rsidRPr="00674AF5" w14:paraId="192513AC"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DB1B581"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Deployment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58D080F"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Docker + VPS / GCP</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E7AD409"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Portabilitas</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skalabilitas</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mudah</w:t>
            </w:r>
            <w:proofErr w:type="spellEnd"/>
          </w:p>
        </w:tc>
      </w:tr>
    </w:tbl>
    <w:p w14:paraId="3E705C04" w14:textId="77777777" w:rsidR="00361D18" w:rsidRPr="00674AF5" w:rsidRDefault="00361D18" w:rsidP="00674AF5">
      <w:pPr>
        <w:spacing w:after="200" w:line="360" w:lineRule="auto"/>
        <w:rPr>
          <w:rFonts w:ascii="Times New Roman" w:hAnsi="Times New Roman" w:cs="Times New Roman"/>
          <w:sz w:val="24"/>
          <w:szCs w:val="24"/>
        </w:rPr>
      </w:pPr>
    </w:p>
    <w:p w14:paraId="7786D792"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br w:type="page"/>
      </w:r>
    </w:p>
    <w:p w14:paraId="0B08FF3E" w14:textId="77777777" w:rsidR="00361D18" w:rsidRPr="00674AF5" w:rsidRDefault="00361E19" w:rsidP="00674AF5">
      <w:pPr>
        <w:spacing w:after="40" w:line="360" w:lineRule="auto"/>
        <w:rPr>
          <w:rFonts w:ascii="Times New Roman" w:hAnsi="Times New Roman" w:cs="Times New Roman"/>
          <w:sz w:val="24"/>
          <w:szCs w:val="24"/>
        </w:rPr>
      </w:pPr>
      <w:r w:rsidRPr="00674AF5">
        <w:rPr>
          <w:rFonts w:ascii="Times New Roman" w:hAnsi="Times New Roman" w:cs="Times New Roman"/>
          <w:b/>
          <w:bCs/>
          <w:sz w:val="24"/>
          <w:szCs w:val="24"/>
        </w:rPr>
        <w:lastRenderedPageBreak/>
        <w:t>BAB III</w:t>
      </w:r>
    </w:p>
    <w:p w14:paraId="4561CB0D" w14:textId="233E2ED2" w:rsidR="00361D18" w:rsidRPr="00674AF5" w:rsidRDefault="00361E19" w:rsidP="00674AF5">
      <w:pPr>
        <w:pStyle w:val="Heading1"/>
        <w:spacing w:line="360" w:lineRule="auto"/>
        <w:rPr>
          <w:rFonts w:ascii="Times New Roman" w:hAnsi="Times New Roman" w:cs="Times New Roman"/>
          <w:color w:val="auto"/>
          <w:sz w:val="24"/>
          <w:szCs w:val="24"/>
        </w:rPr>
      </w:pPr>
      <w:proofErr w:type="spellStart"/>
      <w:r w:rsidRPr="00674AF5">
        <w:rPr>
          <w:rFonts w:ascii="Times New Roman" w:hAnsi="Times New Roman" w:cs="Times New Roman"/>
          <w:color w:val="auto"/>
          <w:sz w:val="24"/>
          <w:szCs w:val="24"/>
        </w:rPr>
        <w:t>Kesiapan</w:t>
      </w:r>
      <w:proofErr w:type="spellEnd"/>
      <w:r w:rsidRPr="00674AF5">
        <w:rPr>
          <w:rFonts w:ascii="Times New Roman" w:hAnsi="Times New Roman" w:cs="Times New Roman"/>
          <w:color w:val="auto"/>
          <w:sz w:val="24"/>
          <w:szCs w:val="24"/>
        </w:rPr>
        <w:t xml:space="preserve"> </w:t>
      </w:r>
      <w:proofErr w:type="spellStart"/>
      <w:r w:rsidRPr="00674AF5">
        <w:rPr>
          <w:rFonts w:ascii="Times New Roman" w:hAnsi="Times New Roman" w:cs="Times New Roman"/>
          <w:color w:val="auto"/>
          <w:sz w:val="24"/>
          <w:szCs w:val="24"/>
        </w:rPr>
        <w:t>Penerapan</w:t>
      </w:r>
      <w:proofErr w:type="spellEnd"/>
      <w:r w:rsidRPr="00674AF5">
        <w:rPr>
          <w:rFonts w:ascii="Times New Roman" w:hAnsi="Times New Roman" w:cs="Times New Roman"/>
          <w:color w:val="auto"/>
          <w:sz w:val="24"/>
          <w:szCs w:val="24"/>
        </w:rPr>
        <w:t xml:space="preserve">: </w:t>
      </w:r>
      <w:proofErr w:type="spellStart"/>
      <w:r w:rsidRPr="00674AF5">
        <w:rPr>
          <w:rFonts w:ascii="Times New Roman" w:hAnsi="Times New Roman" w:cs="Times New Roman"/>
          <w:color w:val="auto"/>
          <w:sz w:val="24"/>
          <w:szCs w:val="24"/>
        </w:rPr>
        <w:t>Pemodelan</w:t>
      </w:r>
      <w:proofErr w:type="spellEnd"/>
      <w:r w:rsidRPr="00674AF5">
        <w:rPr>
          <w:rFonts w:ascii="Times New Roman" w:hAnsi="Times New Roman" w:cs="Times New Roman"/>
          <w:color w:val="auto"/>
          <w:sz w:val="24"/>
          <w:szCs w:val="24"/>
        </w:rPr>
        <w:t xml:space="preserve"> </w:t>
      </w:r>
      <w:proofErr w:type="spellStart"/>
      <w:r w:rsidRPr="00674AF5">
        <w:rPr>
          <w:rFonts w:ascii="Times New Roman" w:hAnsi="Times New Roman" w:cs="Times New Roman"/>
          <w:color w:val="auto"/>
          <w:sz w:val="24"/>
          <w:szCs w:val="24"/>
        </w:rPr>
        <w:t>Sistem</w:t>
      </w:r>
      <w:proofErr w:type="spellEnd"/>
    </w:p>
    <w:p w14:paraId="53B78AF6" w14:textId="77777777" w:rsidR="00361D18" w:rsidRPr="00674AF5" w:rsidRDefault="00361E19" w:rsidP="00674AF5">
      <w:pPr>
        <w:pStyle w:val="Heading2"/>
        <w:spacing w:line="360" w:lineRule="auto"/>
        <w:rPr>
          <w:rFonts w:ascii="Times New Roman" w:hAnsi="Times New Roman" w:cs="Times New Roman"/>
          <w:color w:val="auto"/>
          <w:sz w:val="24"/>
          <w:szCs w:val="24"/>
        </w:rPr>
      </w:pPr>
      <w:r w:rsidRPr="00674AF5">
        <w:rPr>
          <w:rFonts w:ascii="Times New Roman" w:hAnsi="Times New Roman" w:cs="Times New Roman"/>
          <w:color w:val="auto"/>
          <w:sz w:val="24"/>
          <w:szCs w:val="24"/>
        </w:rPr>
        <w:t xml:space="preserve">3.1 Model Proses </w:t>
      </w:r>
      <w:proofErr w:type="spellStart"/>
      <w:r w:rsidRPr="00674AF5">
        <w:rPr>
          <w:rFonts w:ascii="Times New Roman" w:hAnsi="Times New Roman" w:cs="Times New Roman"/>
          <w:color w:val="auto"/>
          <w:sz w:val="24"/>
          <w:szCs w:val="24"/>
        </w:rPr>
        <w:t>Bisnis</w:t>
      </w:r>
      <w:proofErr w:type="spellEnd"/>
    </w:p>
    <w:p w14:paraId="435AE605"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Pemodelan proses bisnis menggambarkan perubahan alur kerja sebelum dan setelah implementasi SSC Smart Assistant. Terdapat dua alur utama yang perlu dimodelkan: alur mahasiswa bertanya dan alur staf memperbarui informasi.</w:t>
      </w:r>
    </w:p>
    <w:p w14:paraId="113721D0" w14:textId="77777777" w:rsidR="00361D18" w:rsidRPr="00674AF5" w:rsidRDefault="00361E19" w:rsidP="00674AF5">
      <w:pPr>
        <w:spacing w:before="200" w:after="80" w:line="360" w:lineRule="auto"/>
        <w:rPr>
          <w:rFonts w:ascii="Times New Roman" w:hAnsi="Times New Roman" w:cs="Times New Roman"/>
          <w:sz w:val="24"/>
          <w:szCs w:val="24"/>
        </w:rPr>
      </w:pPr>
      <w:r w:rsidRPr="00674AF5">
        <w:rPr>
          <w:rFonts w:ascii="Times New Roman" w:hAnsi="Times New Roman" w:cs="Times New Roman"/>
          <w:b/>
          <w:bCs/>
          <w:sz w:val="24"/>
          <w:szCs w:val="24"/>
        </w:rPr>
        <w:t>3.1.1 Alur AS-IS (</w:t>
      </w:r>
      <w:proofErr w:type="spellStart"/>
      <w:r w:rsidRPr="00674AF5">
        <w:rPr>
          <w:rFonts w:ascii="Times New Roman" w:hAnsi="Times New Roman" w:cs="Times New Roman"/>
          <w:b/>
          <w:bCs/>
          <w:sz w:val="24"/>
          <w:szCs w:val="24"/>
        </w:rPr>
        <w:t>Kondisi</w:t>
      </w:r>
      <w:proofErr w:type="spellEnd"/>
      <w:r w:rsidRPr="00674AF5">
        <w:rPr>
          <w:rFonts w:ascii="Times New Roman" w:hAnsi="Times New Roman" w:cs="Times New Roman"/>
          <w:b/>
          <w:bCs/>
          <w:sz w:val="24"/>
          <w:szCs w:val="24"/>
        </w:rPr>
        <w:t xml:space="preserve"> Sekarang)</w:t>
      </w:r>
    </w:p>
    <w:p w14:paraId="0B18F3CB" w14:textId="77777777" w:rsidR="00361D18" w:rsidRPr="00674AF5" w:rsidRDefault="00361E19" w:rsidP="00674AF5">
      <w:pPr>
        <w:spacing w:before="80" w:after="100" w:line="360" w:lineRule="auto"/>
        <w:jc w:val="both"/>
        <w:rPr>
          <w:rFonts w:ascii="Times New Roman" w:hAnsi="Times New Roman" w:cs="Times New Roman"/>
          <w:sz w:val="24"/>
          <w:szCs w:val="24"/>
        </w:rPr>
      </w:pPr>
      <w:r w:rsidRPr="00674AF5">
        <w:rPr>
          <w:rFonts w:ascii="Times New Roman" w:hAnsi="Times New Roman" w:cs="Times New Roman"/>
          <w:sz w:val="24"/>
          <w:szCs w:val="24"/>
        </w:rPr>
        <w:t xml:space="preserve">Proses </w:t>
      </w:r>
      <w:proofErr w:type="spellStart"/>
      <w:r w:rsidRPr="00674AF5">
        <w:rPr>
          <w:rFonts w:ascii="Times New Roman" w:hAnsi="Times New Roman" w:cs="Times New Roman"/>
          <w:sz w:val="24"/>
          <w:szCs w:val="24"/>
        </w:rPr>
        <w:t>saat</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ini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berjalan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sebagai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berikut</w:t>
      </w:r>
      <w:proofErr w:type="spellEnd"/>
      <w:r w:rsidRPr="00674AF5">
        <w:rPr>
          <w:rFonts w:ascii="Times New Roman" w:hAnsi="Times New Roman" w:cs="Times New Roman"/>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783"/>
        <w:gridCol w:w="6523"/>
      </w:tblGrid>
      <w:tr w:rsidR="00361D18" w:rsidRPr="00674AF5" w14:paraId="5B92A8D5" w14:textId="77777777" w:rsidTr="4B71A553">
        <w:trPr>
          <w:tblHeader/>
        </w:trPr>
        <w:tc>
          <w:tcPr>
            <w:tcW w:w="72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74D744F" w14:textId="681EDF0F" w:rsidR="00361D18" w:rsidRPr="00674AF5" w:rsidRDefault="4E924C47" w:rsidP="4B71A553">
            <w:pPr>
              <w:spacing w:line="360" w:lineRule="auto"/>
              <w:jc w:val="center"/>
              <w:rPr>
                <w:rFonts w:ascii="Times New Roman" w:hAnsi="Times New Roman" w:cs="Times New Roman"/>
                <w:b/>
                <w:bCs/>
                <w:sz w:val="24"/>
                <w:szCs w:val="24"/>
              </w:rPr>
            </w:pPr>
            <w:r w:rsidRPr="4B71A553">
              <w:rPr>
                <w:rFonts w:ascii="Times New Roman" w:hAnsi="Times New Roman" w:cs="Times New Roman"/>
                <w:b/>
                <w:bCs/>
                <w:sz w:val="24"/>
                <w:szCs w:val="24"/>
              </w:rPr>
              <w:t>No</w:t>
            </w:r>
          </w:p>
        </w:tc>
        <w:tc>
          <w:tcPr>
            <w:tcW w:w="178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173D211"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Pelaku</w:t>
            </w:r>
            <w:proofErr w:type="spellEnd"/>
          </w:p>
        </w:tc>
        <w:tc>
          <w:tcPr>
            <w:tcW w:w="652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34EA812"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Aktivitas</w:t>
            </w:r>
            <w:proofErr w:type="spellEnd"/>
          </w:p>
        </w:tc>
      </w:tr>
      <w:tr w:rsidR="00361D18" w:rsidRPr="00674AF5" w14:paraId="42D824A0" w14:textId="77777777" w:rsidTr="4B71A553">
        <w:tc>
          <w:tcPr>
            <w:tcW w:w="72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463DB9B"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1</w:t>
            </w:r>
          </w:p>
        </w:tc>
        <w:tc>
          <w:tcPr>
            <w:tcW w:w="178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5EC9630"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Mahasiswa</w:t>
            </w:r>
            <w:proofErr w:type="spellEnd"/>
          </w:p>
        </w:tc>
        <w:tc>
          <w:tcPr>
            <w:tcW w:w="652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04A70DB"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Mahasiswa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datang</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ke</w:t>
            </w:r>
            <w:proofErr w:type="spellEnd"/>
            <w:r w:rsidRPr="00674AF5">
              <w:rPr>
                <w:rFonts w:ascii="Times New Roman" w:hAnsi="Times New Roman" w:cs="Times New Roman"/>
                <w:sz w:val="24"/>
                <w:szCs w:val="24"/>
              </w:rPr>
              <w:t xml:space="preserve"> SSC </w:t>
            </w:r>
            <w:proofErr w:type="spellStart"/>
            <w:r w:rsidRPr="00674AF5">
              <w:rPr>
                <w:rFonts w:ascii="Times New Roman" w:hAnsi="Times New Roman" w:cs="Times New Roman"/>
                <w:sz w:val="24"/>
                <w:szCs w:val="24"/>
              </w:rPr>
              <w:t>secara</w:t>
            </w:r>
            <w:proofErr w:type="spellEnd"/>
            <w:r w:rsidRPr="00674AF5">
              <w:rPr>
                <w:rFonts w:ascii="Times New Roman" w:hAnsi="Times New Roman" w:cs="Times New Roman"/>
                <w:sz w:val="24"/>
                <w:szCs w:val="24"/>
              </w:rPr>
              <w:t xml:space="preserve"> onsite (Senin–Jumat, 08.00–16.00 WIB)</w:t>
            </w:r>
          </w:p>
        </w:tc>
      </w:tr>
      <w:tr w:rsidR="00361D18" w:rsidRPr="00D80955" w14:paraId="370B26FC" w14:textId="77777777" w:rsidTr="4B71A553">
        <w:tc>
          <w:tcPr>
            <w:tcW w:w="72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901E843"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2</w:t>
            </w:r>
          </w:p>
        </w:tc>
        <w:tc>
          <w:tcPr>
            <w:tcW w:w="178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9384E45"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Mahasiswa</w:t>
            </w:r>
            <w:proofErr w:type="spellEnd"/>
          </w:p>
        </w:tc>
        <w:tc>
          <w:tcPr>
            <w:tcW w:w="652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01F97B0"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Mengantre dan menunggu staf tersedia</w:t>
            </w:r>
          </w:p>
        </w:tc>
      </w:tr>
      <w:tr w:rsidR="00361D18" w:rsidRPr="00674AF5" w14:paraId="74C8C4D3" w14:textId="77777777" w:rsidTr="4B71A553">
        <w:tc>
          <w:tcPr>
            <w:tcW w:w="72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1E3688A"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3</w:t>
            </w:r>
          </w:p>
        </w:tc>
        <w:tc>
          <w:tcPr>
            <w:tcW w:w="178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C2E4B8D"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Staf SSC</w:t>
            </w:r>
          </w:p>
        </w:tc>
        <w:tc>
          <w:tcPr>
            <w:tcW w:w="652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7153CC3"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Menjawab</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pertanyaan</w:t>
            </w:r>
            <w:proofErr w:type="spellEnd"/>
            <w:r w:rsidRPr="00674AF5">
              <w:rPr>
                <w:rFonts w:ascii="Times New Roman" w:hAnsi="Times New Roman" w:cs="Times New Roman"/>
                <w:sz w:val="24"/>
                <w:szCs w:val="24"/>
              </w:rPr>
              <w:t xml:space="preserve"> TAK </w:t>
            </w:r>
            <w:proofErr w:type="spellStart"/>
            <w:r w:rsidRPr="00674AF5">
              <w:rPr>
                <w:rFonts w:ascii="Times New Roman" w:hAnsi="Times New Roman" w:cs="Times New Roman"/>
                <w:sz w:val="24"/>
                <w:szCs w:val="24"/>
              </w:rPr>
              <w:t>secara</w:t>
            </w:r>
            <w:proofErr w:type="spellEnd"/>
            <w:r w:rsidRPr="00674AF5">
              <w:rPr>
                <w:rFonts w:ascii="Times New Roman" w:hAnsi="Times New Roman" w:cs="Times New Roman"/>
                <w:sz w:val="24"/>
                <w:szCs w:val="24"/>
              </w:rPr>
              <w:t xml:space="preserve"> manual (</w:t>
            </w:r>
            <w:proofErr w:type="spellStart"/>
            <w:r w:rsidRPr="00674AF5">
              <w:rPr>
                <w:rFonts w:ascii="Times New Roman" w:hAnsi="Times New Roman" w:cs="Times New Roman"/>
                <w:sz w:val="24"/>
                <w:szCs w:val="24"/>
              </w:rPr>
              <w:t>sering</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berulang</w:t>
            </w:r>
            <w:proofErr w:type="spellEnd"/>
            <w:r w:rsidRPr="00674AF5">
              <w:rPr>
                <w:rFonts w:ascii="Times New Roman" w:hAnsi="Times New Roman" w:cs="Times New Roman"/>
                <w:sz w:val="24"/>
                <w:szCs w:val="24"/>
              </w:rPr>
              <w:t>)</w:t>
            </w:r>
          </w:p>
        </w:tc>
      </w:tr>
      <w:tr w:rsidR="00361D18" w:rsidRPr="00D80955" w14:paraId="462E4857" w14:textId="77777777" w:rsidTr="4B71A553">
        <w:tc>
          <w:tcPr>
            <w:tcW w:w="72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533D780"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4</w:t>
            </w:r>
          </w:p>
        </w:tc>
        <w:tc>
          <w:tcPr>
            <w:tcW w:w="178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0DF254A"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Mahasiswa</w:t>
            </w:r>
            <w:proofErr w:type="spellEnd"/>
          </w:p>
        </w:tc>
        <w:tc>
          <w:tcPr>
            <w:tcW w:w="652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BA64EEA"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Jika jam tutup → pertanyaan tidak terlayani; harus kembali lagi</w:t>
            </w:r>
          </w:p>
        </w:tc>
      </w:tr>
      <w:tr w:rsidR="00361D18" w:rsidRPr="00674AF5" w14:paraId="7EA58FA0" w14:textId="77777777" w:rsidTr="4B71A553">
        <w:tc>
          <w:tcPr>
            <w:tcW w:w="72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89A0991"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5</w:t>
            </w:r>
          </w:p>
        </w:tc>
        <w:tc>
          <w:tcPr>
            <w:tcW w:w="178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86E0952"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Staf SSC</w:t>
            </w:r>
          </w:p>
        </w:tc>
        <w:tc>
          <w:tcPr>
            <w:tcW w:w="652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0685C31"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Jika </w:t>
            </w:r>
            <w:proofErr w:type="spellStart"/>
            <w:r w:rsidRPr="00674AF5">
              <w:rPr>
                <w:rFonts w:ascii="Times New Roman" w:hAnsi="Times New Roman" w:cs="Times New Roman"/>
                <w:sz w:val="24"/>
                <w:szCs w:val="24"/>
              </w:rPr>
              <w:t>ada</w:t>
            </w:r>
            <w:proofErr w:type="spellEnd"/>
            <w:r w:rsidRPr="00674AF5">
              <w:rPr>
                <w:rFonts w:ascii="Times New Roman" w:hAnsi="Times New Roman" w:cs="Times New Roman"/>
                <w:sz w:val="24"/>
                <w:szCs w:val="24"/>
              </w:rPr>
              <w:t xml:space="preserve"> SK </w:t>
            </w:r>
            <w:proofErr w:type="spellStart"/>
            <w:r w:rsidRPr="00674AF5">
              <w:rPr>
                <w:rFonts w:ascii="Times New Roman" w:hAnsi="Times New Roman" w:cs="Times New Roman"/>
                <w:sz w:val="24"/>
                <w:szCs w:val="24"/>
              </w:rPr>
              <w:t>baru</w:t>
            </w:r>
            <w:proofErr w:type="spellEnd"/>
            <w:r w:rsidRPr="00674AF5">
              <w:rPr>
                <w:rFonts w:ascii="Times New Roman" w:hAnsi="Times New Roman" w:cs="Times New Roman"/>
                <w:sz w:val="24"/>
                <w:szCs w:val="24"/>
              </w:rPr>
              <w:t xml:space="preserve"> → </w:t>
            </w:r>
            <w:proofErr w:type="spellStart"/>
            <w:r w:rsidRPr="00674AF5">
              <w:rPr>
                <w:rFonts w:ascii="Times New Roman" w:hAnsi="Times New Roman" w:cs="Times New Roman"/>
                <w:sz w:val="24"/>
                <w:szCs w:val="24"/>
              </w:rPr>
              <w:t>menghubungi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pengembang</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untuk</w:t>
            </w:r>
            <w:proofErr w:type="spellEnd"/>
            <w:r w:rsidRPr="00674AF5">
              <w:rPr>
                <w:rFonts w:ascii="Times New Roman" w:hAnsi="Times New Roman" w:cs="Times New Roman"/>
                <w:sz w:val="24"/>
                <w:szCs w:val="24"/>
              </w:rPr>
              <w:t xml:space="preserve"> update chatbot WhatsApp</w:t>
            </w:r>
          </w:p>
        </w:tc>
      </w:tr>
      <w:tr w:rsidR="00361D18" w:rsidRPr="00D80955" w14:paraId="2540157B" w14:textId="77777777" w:rsidTr="4B71A553">
        <w:tc>
          <w:tcPr>
            <w:tcW w:w="72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083E66F"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6</w:t>
            </w:r>
          </w:p>
        </w:tc>
        <w:tc>
          <w:tcPr>
            <w:tcW w:w="178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F2C0D29"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Pengembang</w:t>
            </w:r>
            <w:proofErr w:type="spellEnd"/>
          </w:p>
        </w:tc>
        <w:tc>
          <w:tcPr>
            <w:tcW w:w="652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801B9C1"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Melakukan pembaruan sistem secara teknis (bisa memakan waktu berhari-hari)</w:t>
            </w:r>
          </w:p>
        </w:tc>
      </w:tr>
    </w:tbl>
    <w:p w14:paraId="2684C688" w14:textId="77777777" w:rsidR="00361D18" w:rsidRPr="00674AF5" w:rsidRDefault="00361D18" w:rsidP="00674AF5">
      <w:pPr>
        <w:spacing w:after="200" w:line="360" w:lineRule="auto"/>
        <w:rPr>
          <w:rFonts w:ascii="Times New Roman" w:hAnsi="Times New Roman" w:cs="Times New Roman"/>
          <w:sz w:val="24"/>
          <w:szCs w:val="24"/>
          <w:lang w:val="sv-SE"/>
        </w:rPr>
      </w:pPr>
    </w:p>
    <w:p w14:paraId="4EC127BF" w14:textId="77777777" w:rsidR="00361D18" w:rsidRPr="00674AF5" w:rsidRDefault="00361E19" w:rsidP="00674AF5">
      <w:pPr>
        <w:spacing w:before="200" w:after="80" w:line="360" w:lineRule="auto"/>
        <w:rPr>
          <w:rFonts w:ascii="Times New Roman" w:hAnsi="Times New Roman" w:cs="Times New Roman"/>
          <w:sz w:val="24"/>
          <w:szCs w:val="24"/>
        </w:rPr>
      </w:pPr>
      <w:r w:rsidRPr="00674AF5">
        <w:rPr>
          <w:rFonts w:ascii="Times New Roman" w:hAnsi="Times New Roman" w:cs="Times New Roman"/>
          <w:b/>
          <w:bCs/>
          <w:sz w:val="24"/>
          <w:szCs w:val="24"/>
        </w:rPr>
        <w:t>3.1.2 Alur TO-BE (</w:t>
      </w:r>
      <w:proofErr w:type="spellStart"/>
      <w:r w:rsidRPr="00674AF5">
        <w:rPr>
          <w:rFonts w:ascii="Times New Roman" w:hAnsi="Times New Roman" w:cs="Times New Roman"/>
          <w:b/>
          <w:bCs/>
          <w:sz w:val="24"/>
          <w:szCs w:val="24"/>
        </w:rPr>
        <w:t>Dengan</w:t>
      </w:r>
      <w:proofErr w:type="spellEnd"/>
      <w:r w:rsidRPr="00674AF5">
        <w:rPr>
          <w:rFonts w:ascii="Times New Roman" w:hAnsi="Times New Roman" w:cs="Times New Roman"/>
          <w:b/>
          <w:bCs/>
          <w:sz w:val="24"/>
          <w:szCs w:val="24"/>
        </w:rPr>
        <w:t xml:space="preserve"> SSC Smart Assistant)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5"/>
        <w:gridCol w:w="1893"/>
        <w:gridCol w:w="6518"/>
      </w:tblGrid>
      <w:tr w:rsidR="00361D18" w:rsidRPr="00674AF5" w14:paraId="4E6E80C0" w14:textId="77777777" w:rsidTr="4B71A553">
        <w:trPr>
          <w:tblHeader/>
        </w:trPr>
        <w:tc>
          <w:tcPr>
            <w:tcW w:w="6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31EAA25" w14:textId="25C7CF73" w:rsidR="00361D18" w:rsidRPr="00674AF5" w:rsidRDefault="3D176F7F" w:rsidP="4B71A553">
            <w:pPr>
              <w:spacing w:line="360" w:lineRule="auto"/>
              <w:jc w:val="center"/>
              <w:rPr>
                <w:rFonts w:ascii="Times New Roman" w:hAnsi="Times New Roman" w:cs="Times New Roman"/>
                <w:b/>
                <w:bCs/>
                <w:sz w:val="24"/>
                <w:szCs w:val="24"/>
              </w:rPr>
            </w:pPr>
            <w:r w:rsidRPr="4B71A553">
              <w:rPr>
                <w:rFonts w:ascii="Times New Roman" w:hAnsi="Times New Roman" w:cs="Times New Roman"/>
                <w:b/>
                <w:bCs/>
                <w:sz w:val="24"/>
                <w:szCs w:val="24"/>
              </w:rPr>
              <w:t>No</w:t>
            </w:r>
          </w:p>
        </w:tc>
        <w:tc>
          <w:tcPr>
            <w:tcW w:w="189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A722C87"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Pelaku</w:t>
            </w:r>
            <w:proofErr w:type="spellEnd"/>
          </w:p>
        </w:tc>
        <w:tc>
          <w:tcPr>
            <w:tcW w:w="65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922FDC6"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Aktivitas</w:t>
            </w:r>
            <w:proofErr w:type="spellEnd"/>
          </w:p>
        </w:tc>
      </w:tr>
      <w:tr w:rsidR="00361D18" w:rsidRPr="00D80955" w14:paraId="044447AF" w14:textId="77777777" w:rsidTr="4B71A553">
        <w:tc>
          <w:tcPr>
            <w:tcW w:w="6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04E2E47"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1</w:t>
            </w:r>
          </w:p>
        </w:tc>
        <w:tc>
          <w:tcPr>
            <w:tcW w:w="189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2521C2E"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Mahasiswa</w:t>
            </w:r>
            <w:proofErr w:type="spellEnd"/>
          </w:p>
        </w:tc>
        <w:tc>
          <w:tcPr>
            <w:tcW w:w="65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30FE801"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Mengakses SSC Smart Assistant dari browser (kapan saja, di mana saja)</w:t>
            </w:r>
          </w:p>
        </w:tc>
      </w:tr>
      <w:tr w:rsidR="00361D18" w:rsidRPr="00674AF5" w14:paraId="673A49A4" w14:textId="77777777" w:rsidTr="4B71A553">
        <w:tc>
          <w:tcPr>
            <w:tcW w:w="6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A7EA578"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2</w:t>
            </w:r>
          </w:p>
        </w:tc>
        <w:tc>
          <w:tcPr>
            <w:tcW w:w="189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79EBC77"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Sistem</w:t>
            </w:r>
            <w:proofErr w:type="spellEnd"/>
            <w:r w:rsidRPr="00674AF5">
              <w:rPr>
                <w:rFonts w:ascii="Times New Roman" w:hAnsi="Times New Roman" w:cs="Times New Roman"/>
                <w:sz w:val="24"/>
                <w:szCs w:val="24"/>
              </w:rPr>
              <w:t xml:space="preserve"> AI</w:t>
            </w:r>
          </w:p>
        </w:tc>
        <w:tc>
          <w:tcPr>
            <w:tcW w:w="65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FB11333"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Memahami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pertanyaan</w:t>
            </w:r>
            <w:proofErr w:type="spellEnd"/>
            <w:r w:rsidRPr="00674AF5">
              <w:rPr>
                <w:rFonts w:ascii="Times New Roman" w:hAnsi="Times New Roman" w:cs="Times New Roman"/>
                <w:sz w:val="24"/>
                <w:szCs w:val="24"/>
              </w:rPr>
              <w:t xml:space="preserve"> natural language </w:t>
            </w:r>
            <w:proofErr w:type="spellStart"/>
            <w:r w:rsidRPr="00674AF5">
              <w:rPr>
                <w:rFonts w:ascii="Times New Roman" w:hAnsi="Times New Roman" w:cs="Times New Roman"/>
                <w:sz w:val="24"/>
                <w:szCs w:val="24"/>
              </w:rPr>
              <w:t>mahasiswa</w:t>
            </w:r>
            <w:proofErr w:type="spellEnd"/>
          </w:p>
        </w:tc>
      </w:tr>
      <w:tr w:rsidR="00361D18" w:rsidRPr="00D80955" w14:paraId="7C129BE9" w14:textId="77777777" w:rsidTr="4B71A553">
        <w:tc>
          <w:tcPr>
            <w:tcW w:w="6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22808AC"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lastRenderedPageBreak/>
              <w:t>3</w:t>
            </w:r>
          </w:p>
        </w:tc>
        <w:tc>
          <w:tcPr>
            <w:tcW w:w="189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4E17E23"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Sistem</w:t>
            </w:r>
            <w:proofErr w:type="spellEnd"/>
            <w:r w:rsidRPr="00674AF5">
              <w:rPr>
                <w:rFonts w:ascii="Times New Roman" w:hAnsi="Times New Roman" w:cs="Times New Roman"/>
                <w:sz w:val="24"/>
                <w:szCs w:val="24"/>
              </w:rPr>
              <w:t xml:space="preserve"> AI</w:t>
            </w:r>
          </w:p>
        </w:tc>
        <w:tc>
          <w:tcPr>
            <w:tcW w:w="65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9B0BB6A"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Melakukan retrieval informasi dari SK TAK 2025 yang telah diindeks</w:t>
            </w:r>
          </w:p>
        </w:tc>
      </w:tr>
      <w:tr w:rsidR="00361D18" w:rsidRPr="00D80955" w14:paraId="08B89338" w14:textId="77777777" w:rsidTr="4B71A553">
        <w:tc>
          <w:tcPr>
            <w:tcW w:w="6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0F421A4"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4</w:t>
            </w:r>
          </w:p>
        </w:tc>
        <w:tc>
          <w:tcPr>
            <w:tcW w:w="189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0BB9546"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Sistem</w:t>
            </w:r>
            <w:proofErr w:type="spellEnd"/>
            <w:r w:rsidRPr="00674AF5">
              <w:rPr>
                <w:rFonts w:ascii="Times New Roman" w:hAnsi="Times New Roman" w:cs="Times New Roman"/>
                <w:sz w:val="24"/>
                <w:szCs w:val="24"/>
              </w:rPr>
              <w:t xml:space="preserve"> AI</w:t>
            </w:r>
          </w:p>
        </w:tc>
        <w:tc>
          <w:tcPr>
            <w:tcW w:w="65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75A92A5"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Menghasilkan jawaban akurat dan menampilkan ke mahasiswa (&lt; 5 detik)</w:t>
            </w:r>
          </w:p>
        </w:tc>
      </w:tr>
      <w:tr w:rsidR="00361D18" w:rsidRPr="00D80955" w14:paraId="3CF1F7F4" w14:textId="77777777" w:rsidTr="4B71A553">
        <w:tc>
          <w:tcPr>
            <w:tcW w:w="6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BF48591"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5</w:t>
            </w:r>
          </w:p>
        </w:tc>
        <w:tc>
          <w:tcPr>
            <w:tcW w:w="189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EB4C452"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Mahasiswa</w:t>
            </w:r>
            <w:proofErr w:type="spellEnd"/>
          </w:p>
        </w:tc>
        <w:tc>
          <w:tcPr>
            <w:tcW w:w="65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7DC63EA"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Menerima jawaban; jika puas, sesi selesai</w:t>
            </w:r>
          </w:p>
        </w:tc>
      </w:tr>
      <w:tr w:rsidR="00361D18" w:rsidRPr="00674AF5" w14:paraId="56A42DB6" w14:textId="77777777" w:rsidTr="4B71A553">
        <w:tc>
          <w:tcPr>
            <w:tcW w:w="6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9C20D5B"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6</w:t>
            </w:r>
          </w:p>
        </w:tc>
        <w:tc>
          <w:tcPr>
            <w:tcW w:w="189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4871B00"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Staf SSC</w:t>
            </w:r>
          </w:p>
        </w:tc>
        <w:tc>
          <w:tcPr>
            <w:tcW w:w="65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E2398A8" w14:textId="2D7F859D" w:rsidR="00361D18" w:rsidRPr="00674AF5" w:rsidRDefault="00361E19" w:rsidP="00674AF5">
            <w:pPr>
              <w:spacing w:line="360" w:lineRule="auto"/>
              <w:rPr>
                <w:rFonts w:ascii="Times New Roman" w:hAnsi="Times New Roman" w:cs="Times New Roman"/>
                <w:sz w:val="24"/>
                <w:szCs w:val="24"/>
              </w:rPr>
            </w:pPr>
            <w:r w:rsidRPr="4B71A553">
              <w:rPr>
                <w:rFonts w:ascii="Times New Roman" w:hAnsi="Times New Roman" w:cs="Times New Roman"/>
                <w:sz w:val="24"/>
                <w:szCs w:val="24"/>
              </w:rPr>
              <w:t xml:space="preserve">Jika </w:t>
            </w:r>
            <w:proofErr w:type="spellStart"/>
            <w:r w:rsidRPr="4B71A553">
              <w:rPr>
                <w:rFonts w:ascii="Times New Roman" w:hAnsi="Times New Roman" w:cs="Times New Roman"/>
                <w:sz w:val="24"/>
                <w:szCs w:val="24"/>
              </w:rPr>
              <w:t>ada</w:t>
            </w:r>
            <w:proofErr w:type="spellEnd"/>
            <w:r w:rsidRPr="4B71A553">
              <w:rPr>
                <w:rFonts w:ascii="Times New Roman" w:hAnsi="Times New Roman" w:cs="Times New Roman"/>
                <w:sz w:val="24"/>
                <w:szCs w:val="24"/>
              </w:rPr>
              <w:t xml:space="preserve"> SK </w:t>
            </w:r>
            <w:proofErr w:type="spellStart"/>
            <w:r w:rsidRPr="4B71A553">
              <w:rPr>
                <w:rFonts w:ascii="Times New Roman" w:hAnsi="Times New Roman" w:cs="Times New Roman"/>
                <w:sz w:val="24"/>
                <w:szCs w:val="24"/>
              </w:rPr>
              <w:t>baru</w:t>
            </w:r>
            <w:proofErr w:type="spellEnd"/>
            <w:r w:rsidR="003131A3" w:rsidRPr="4B71A553">
              <w:rPr>
                <w:rFonts w:ascii="Times New Roman" w:hAnsi="Times New Roman" w:cs="Times New Roman"/>
                <w:sz w:val="24"/>
                <w:szCs w:val="24"/>
              </w:rPr>
              <w:t xml:space="preserve">, </w:t>
            </w:r>
            <w:r w:rsidRPr="4B71A553">
              <w:rPr>
                <w:rFonts w:ascii="Times New Roman" w:hAnsi="Times New Roman" w:cs="Times New Roman"/>
                <w:sz w:val="24"/>
                <w:szCs w:val="24"/>
              </w:rPr>
              <w:t xml:space="preserve">upload </w:t>
            </w:r>
            <w:proofErr w:type="spellStart"/>
            <w:r w:rsidRPr="4B71A553">
              <w:rPr>
                <w:rFonts w:ascii="Times New Roman" w:hAnsi="Times New Roman" w:cs="Times New Roman"/>
                <w:sz w:val="24"/>
                <w:szCs w:val="24"/>
              </w:rPr>
              <w:t>dokumen</w:t>
            </w:r>
            <w:proofErr w:type="spellEnd"/>
            <w:r w:rsidRPr="4B71A553">
              <w:rPr>
                <w:rFonts w:ascii="Times New Roman" w:hAnsi="Times New Roman" w:cs="Times New Roman"/>
                <w:sz w:val="24"/>
                <w:szCs w:val="24"/>
              </w:rPr>
              <w:t xml:space="preserve"> PDF </w:t>
            </w:r>
            <w:proofErr w:type="spellStart"/>
            <w:r w:rsidRPr="4B71A553">
              <w:rPr>
                <w:rFonts w:ascii="Times New Roman" w:hAnsi="Times New Roman" w:cs="Times New Roman"/>
                <w:sz w:val="24"/>
                <w:szCs w:val="24"/>
              </w:rPr>
              <w:t>ke</w:t>
            </w:r>
            <w:proofErr w:type="spellEnd"/>
            <w:r w:rsidRPr="4B71A553">
              <w:rPr>
                <w:rFonts w:ascii="Times New Roman" w:hAnsi="Times New Roman" w:cs="Times New Roman"/>
                <w:sz w:val="24"/>
                <w:szCs w:val="24"/>
              </w:rPr>
              <w:t xml:space="preserve"> dashboard admin (self-service)</w:t>
            </w:r>
          </w:p>
        </w:tc>
      </w:tr>
      <w:tr w:rsidR="00361D18" w:rsidRPr="00D80955" w14:paraId="3736B442" w14:textId="77777777" w:rsidTr="4B71A553">
        <w:tc>
          <w:tcPr>
            <w:tcW w:w="6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37A804C"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7</w:t>
            </w:r>
          </w:p>
        </w:tc>
        <w:tc>
          <w:tcPr>
            <w:tcW w:w="189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D98D401"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Sistem</w:t>
            </w:r>
            <w:proofErr w:type="spellEnd"/>
            <w:r w:rsidRPr="00674AF5">
              <w:rPr>
                <w:rFonts w:ascii="Times New Roman" w:hAnsi="Times New Roman" w:cs="Times New Roman"/>
                <w:sz w:val="24"/>
                <w:szCs w:val="24"/>
              </w:rPr>
              <w:t xml:space="preserve"> AI</w:t>
            </w:r>
          </w:p>
        </w:tc>
        <w:tc>
          <w:tcPr>
            <w:tcW w:w="65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B09EF86" w14:textId="67C862AD" w:rsidR="00361D18" w:rsidRPr="00674AF5" w:rsidRDefault="00361E19" w:rsidP="00674AF5">
            <w:pPr>
              <w:spacing w:line="360" w:lineRule="auto"/>
              <w:rPr>
                <w:rFonts w:ascii="Times New Roman" w:hAnsi="Times New Roman" w:cs="Times New Roman"/>
                <w:sz w:val="24"/>
                <w:szCs w:val="24"/>
                <w:lang w:val="sv-SE"/>
              </w:rPr>
            </w:pPr>
            <w:r w:rsidRPr="4B71A553">
              <w:rPr>
                <w:rFonts w:ascii="Times New Roman" w:hAnsi="Times New Roman" w:cs="Times New Roman"/>
                <w:sz w:val="24"/>
                <w:szCs w:val="24"/>
                <w:lang w:val="sv-SE"/>
              </w:rPr>
              <w:t>Memproses dokumen baru secara otomatis</w:t>
            </w:r>
            <w:r w:rsidR="18DA643D" w:rsidRPr="4B71A553">
              <w:rPr>
                <w:rFonts w:ascii="Times New Roman" w:hAnsi="Times New Roman" w:cs="Times New Roman"/>
                <w:sz w:val="24"/>
                <w:szCs w:val="24"/>
                <w:lang w:val="sv-SE"/>
              </w:rPr>
              <w:t>,</w:t>
            </w:r>
            <w:r w:rsidRPr="4B71A553">
              <w:rPr>
                <w:rFonts w:ascii="Times New Roman" w:hAnsi="Times New Roman" w:cs="Times New Roman"/>
                <w:sz w:val="24"/>
                <w:szCs w:val="24"/>
                <w:lang w:val="sv-SE"/>
              </w:rPr>
              <w:t xml:space="preserve"> chatbot langsung terupdate</w:t>
            </w:r>
          </w:p>
        </w:tc>
      </w:tr>
    </w:tbl>
    <w:p w14:paraId="48AE13E1" w14:textId="77777777" w:rsidR="00361D18" w:rsidRPr="00674AF5" w:rsidRDefault="00361D18" w:rsidP="00674AF5">
      <w:pPr>
        <w:spacing w:after="200" w:line="360" w:lineRule="auto"/>
        <w:rPr>
          <w:rFonts w:ascii="Times New Roman" w:hAnsi="Times New Roman" w:cs="Times New Roman"/>
          <w:sz w:val="24"/>
          <w:szCs w:val="24"/>
          <w:lang w:val="sv-SE"/>
        </w:rPr>
      </w:pPr>
    </w:p>
    <w:p w14:paraId="593D78A7" w14:textId="77777777" w:rsidR="00361D18" w:rsidRPr="00674AF5" w:rsidRDefault="00361E19" w:rsidP="00674AF5">
      <w:pPr>
        <w:pStyle w:val="Heading2"/>
        <w:spacing w:line="360" w:lineRule="auto"/>
        <w:rPr>
          <w:rFonts w:ascii="Times New Roman" w:hAnsi="Times New Roman" w:cs="Times New Roman"/>
          <w:color w:val="auto"/>
          <w:sz w:val="24"/>
          <w:szCs w:val="24"/>
        </w:rPr>
      </w:pPr>
      <w:r w:rsidRPr="00674AF5">
        <w:rPr>
          <w:rFonts w:ascii="Times New Roman" w:hAnsi="Times New Roman" w:cs="Times New Roman"/>
          <w:color w:val="auto"/>
          <w:sz w:val="24"/>
          <w:szCs w:val="24"/>
        </w:rPr>
        <w:t xml:space="preserve">3.2 </w:t>
      </w:r>
      <w:proofErr w:type="spellStart"/>
      <w:r w:rsidRPr="00674AF5">
        <w:rPr>
          <w:rFonts w:ascii="Times New Roman" w:hAnsi="Times New Roman" w:cs="Times New Roman"/>
          <w:color w:val="auto"/>
          <w:sz w:val="24"/>
          <w:szCs w:val="24"/>
        </w:rPr>
        <w:t>Pemodelan</w:t>
      </w:r>
      <w:proofErr w:type="spellEnd"/>
      <w:r w:rsidRPr="00674AF5">
        <w:rPr>
          <w:rFonts w:ascii="Times New Roman" w:hAnsi="Times New Roman" w:cs="Times New Roman"/>
          <w:color w:val="auto"/>
          <w:sz w:val="24"/>
          <w:szCs w:val="24"/>
        </w:rPr>
        <w:t xml:space="preserve"> Use Case</w:t>
      </w:r>
    </w:p>
    <w:p w14:paraId="264A774F" w14:textId="77777777" w:rsidR="00361D18" w:rsidRPr="00674AF5" w:rsidRDefault="00361E19" w:rsidP="00674AF5">
      <w:pPr>
        <w:spacing w:before="80" w:after="100" w:line="360" w:lineRule="auto"/>
        <w:jc w:val="both"/>
        <w:rPr>
          <w:rFonts w:ascii="Times New Roman" w:hAnsi="Times New Roman" w:cs="Times New Roman"/>
          <w:sz w:val="24"/>
          <w:szCs w:val="24"/>
        </w:rPr>
      </w:pPr>
      <w:proofErr w:type="spellStart"/>
      <w:r w:rsidRPr="00674AF5">
        <w:rPr>
          <w:rFonts w:ascii="Times New Roman" w:hAnsi="Times New Roman" w:cs="Times New Roman"/>
          <w:sz w:val="24"/>
          <w:szCs w:val="24"/>
        </w:rPr>
        <w:t>Sistem</w:t>
      </w:r>
      <w:proofErr w:type="spellEnd"/>
      <w:r w:rsidRPr="00674AF5">
        <w:rPr>
          <w:rFonts w:ascii="Times New Roman" w:hAnsi="Times New Roman" w:cs="Times New Roman"/>
          <w:sz w:val="24"/>
          <w:szCs w:val="24"/>
        </w:rPr>
        <w:t xml:space="preserve"> SSC Smart Assistant </w:t>
      </w:r>
      <w:proofErr w:type="spellStart"/>
      <w:r w:rsidRPr="00674AF5">
        <w:rPr>
          <w:rFonts w:ascii="Times New Roman" w:hAnsi="Times New Roman" w:cs="Times New Roman"/>
          <w:sz w:val="24"/>
          <w:szCs w:val="24"/>
        </w:rPr>
        <w:t>memiliki</w:t>
      </w:r>
      <w:proofErr w:type="spellEnd"/>
      <w:r w:rsidRPr="00674AF5">
        <w:rPr>
          <w:rFonts w:ascii="Times New Roman" w:hAnsi="Times New Roman" w:cs="Times New Roman"/>
          <w:sz w:val="24"/>
          <w:szCs w:val="24"/>
        </w:rPr>
        <w:t xml:space="preserve"> dua </w:t>
      </w:r>
      <w:proofErr w:type="spellStart"/>
      <w:r w:rsidRPr="00674AF5">
        <w:rPr>
          <w:rFonts w:ascii="Times New Roman" w:hAnsi="Times New Roman" w:cs="Times New Roman"/>
          <w:sz w:val="24"/>
          <w:szCs w:val="24"/>
        </w:rPr>
        <w:t>aktor</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utama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dengan</w:t>
      </w:r>
      <w:proofErr w:type="spellEnd"/>
      <w:r w:rsidRPr="00674AF5">
        <w:rPr>
          <w:rFonts w:ascii="Times New Roman" w:hAnsi="Times New Roman" w:cs="Times New Roman"/>
          <w:sz w:val="24"/>
          <w:szCs w:val="24"/>
        </w:rPr>
        <w:t xml:space="preserve"> use case masing-masing:</w:t>
      </w:r>
    </w:p>
    <w:p w14:paraId="11CFE6F9" w14:textId="77777777" w:rsidR="00361D18" w:rsidRPr="00674AF5" w:rsidRDefault="00361E19" w:rsidP="00674AF5">
      <w:pPr>
        <w:spacing w:before="200" w:after="80" w:line="360" w:lineRule="auto"/>
        <w:rPr>
          <w:rFonts w:ascii="Times New Roman" w:hAnsi="Times New Roman" w:cs="Times New Roman"/>
          <w:sz w:val="24"/>
          <w:szCs w:val="24"/>
        </w:rPr>
      </w:pPr>
      <w:r w:rsidRPr="00674AF5">
        <w:rPr>
          <w:rFonts w:ascii="Times New Roman" w:hAnsi="Times New Roman" w:cs="Times New Roman"/>
          <w:b/>
          <w:bCs/>
          <w:sz w:val="24"/>
          <w:szCs w:val="24"/>
        </w:rPr>
        <w:t xml:space="preserve">Aktor 1: </w:t>
      </w:r>
      <w:proofErr w:type="spellStart"/>
      <w:r w:rsidRPr="00674AF5">
        <w:rPr>
          <w:rFonts w:ascii="Times New Roman" w:hAnsi="Times New Roman" w:cs="Times New Roman"/>
          <w:b/>
          <w:bCs/>
          <w:sz w:val="24"/>
          <w:szCs w:val="24"/>
        </w:rPr>
        <w:t>Mahasiswa</w:t>
      </w:r>
      <w:proofErr w:type="spellEnd"/>
    </w:p>
    <w:p w14:paraId="6FDC86B1"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r w:rsidRPr="00674AF5">
        <w:rPr>
          <w:rFonts w:ascii="Times New Roman" w:hAnsi="Times New Roman" w:cs="Times New Roman"/>
          <w:sz w:val="24"/>
          <w:szCs w:val="24"/>
        </w:rPr>
        <w:t xml:space="preserve">UC-01: </w:t>
      </w:r>
      <w:proofErr w:type="spellStart"/>
      <w:r w:rsidRPr="00674AF5">
        <w:rPr>
          <w:rFonts w:ascii="Times New Roman" w:hAnsi="Times New Roman" w:cs="Times New Roman"/>
          <w:sz w:val="24"/>
          <w:szCs w:val="24"/>
        </w:rPr>
        <w:t>Mengakses</w:t>
      </w:r>
      <w:proofErr w:type="spellEnd"/>
      <w:r w:rsidRPr="00674AF5">
        <w:rPr>
          <w:rFonts w:ascii="Times New Roman" w:hAnsi="Times New Roman" w:cs="Times New Roman"/>
          <w:sz w:val="24"/>
          <w:szCs w:val="24"/>
        </w:rPr>
        <w:t xml:space="preserve"> chatbot </w:t>
      </w:r>
      <w:proofErr w:type="spellStart"/>
      <w:r w:rsidRPr="00674AF5">
        <w:rPr>
          <w:rFonts w:ascii="Times New Roman" w:hAnsi="Times New Roman" w:cs="Times New Roman"/>
          <w:sz w:val="24"/>
          <w:szCs w:val="24"/>
        </w:rPr>
        <w:t>tanpa</w:t>
      </w:r>
      <w:proofErr w:type="spellEnd"/>
      <w:r w:rsidRPr="00674AF5">
        <w:rPr>
          <w:rFonts w:ascii="Times New Roman" w:hAnsi="Times New Roman" w:cs="Times New Roman"/>
          <w:sz w:val="24"/>
          <w:szCs w:val="24"/>
        </w:rPr>
        <w:t xml:space="preserve"> login</w:t>
      </w:r>
    </w:p>
    <w:p w14:paraId="7A2822E4"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UC-02: Mengetikkan pertanyaan seputar TAK dalam bahasa natural</w:t>
      </w:r>
    </w:p>
    <w:p w14:paraId="70CF88ED"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UC-03: Menerima jawaban berdasarkan SK TAK 2025</w:t>
      </w:r>
    </w:p>
    <w:p w14:paraId="64C4CEED"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UC-04: Mengajukan pertanyaan lanjutan dalam satu sesi chat</w:t>
      </w:r>
    </w:p>
    <w:p w14:paraId="6D434A6A" w14:textId="77777777" w:rsidR="00361D18" w:rsidRPr="00674AF5" w:rsidRDefault="00361E19" w:rsidP="00674AF5">
      <w:pPr>
        <w:spacing w:before="200" w:after="80" w:line="360" w:lineRule="auto"/>
        <w:rPr>
          <w:rFonts w:ascii="Times New Roman" w:hAnsi="Times New Roman" w:cs="Times New Roman"/>
          <w:sz w:val="24"/>
          <w:szCs w:val="24"/>
        </w:rPr>
      </w:pPr>
      <w:r w:rsidRPr="00674AF5">
        <w:rPr>
          <w:rFonts w:ascii="Times New Roman" w:hAnsi="Times New Roman" w:cs="Times New Roman"/>
          <w:b/>
          <w:bCs/>
          <w:sz w:val="24"/>
          <w:szCs w:val="24"/>
        </w:rPr>
        <w:t>Aktor 2: Staf SSC</w:t>
      </w:r>
    </w:p>
    <w:p w14:paraId="498AA910"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r w:rsidRPr="00674AF5">
        <w:rPr>
          <w:rFonts w:ascii="Times New Roman" w:hAnsi="Times New Roman" w:cs="Times New Roman"/>
          <w:sz w:val="24"/>
          <w:szCs w:val="24"/>
        </w:rPr>
        <w:t xml:space="preserve">UC-05: Login </w:t>
      </w:r>
      <w:proofErr w:type="spellStart"/>
      <w:r w:rsidRPr="00674AF5">
        <w:rPr>
          <w:rFonts w:ascii="Times New Roman" w:hAnsi="Times New Roman" w:cs="Times New Roman"/>
          <w:sz w:val="24"/>
          <w:szCs w:val="24"/>
        </w:rPr>
        <w:t>ke</w:t>
      </w:r>
      <w:proofErr w:type="spellEnd"/>
      <w:r w:rsidRPr="00674AF5">
        <w:rPr>
          <w:rFonts w:ascii="Times New Roman" w:hAnsi="Times New Roman" w:cs="Times New Roman"/>
          <w:sz w:val="24"/>
          <w:szCs w:val="24"/>
        </w:rPr>
        <w:t xml:space="preserve"> dashboard admin </w:t>
      </w:r>
      <w:proofErr w:type="spellStart"/>
      <w:r w:rsidRPr="00674AF5">
        <w:rPr>
          <w:rFonts w:ascii="Times New Roman" w:hAnsi="Times New Roman" w:cs="Times New Roman"/>
          <w:sz w:val="24"/>
          <w:szCs w:val="24"/>
        </w:rPr>
        <w:t>dengan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kredensial</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staf</w:t>
      </w:r>
      <w:proofErr w:type="spellEnd"/>
    </w:p>
    <w:p w14:paraId="67849BA8"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UC-06: Mengunggah dokumen baru (PDF/DOCX) sebagai basis pengetahuan</w:t>
      </w:r>
    </w:p>
    <w:p w14:paraId="65547BDB"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UC-07: Melihat daftar dokumen aktif yang sedang digunakan AI</w:t>
      </w:r>
    </w:p>
    <w:p w14:paraId="75207C1D"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UC-08: Menghapus dokumen lama yang sudah tidak relevan</w:t>
      </w:r>
    </w:p>
    <w:p w14:paraId="7A465287"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r w:rsidRPr="00674AF5">
        <w:rPr>
          <w:rFonts w:ascii="Times New Roman" w:hAnsi="Times New Roman" w:cs="Times New Roman"/>
          <w:sz w:val="24"/>
          <w:szCs w:val="24"/>
        </w:rPr>
        <w:t xml:space="preserve">UC-09: </w:t>
      </w:r>
      <w:proofErr w:type="spellStart"/>
      <w:r w:rsidRPr="00674AF5">
        <w:rPr>
          <w:rFonts w:ascii="Times New Roman" w:hAnsi="Times New Roman" w:cs="Times New Roman"/>
          <w:sz w:val="24"/>
          <w:szCs w:val="24"/>
        </w:rPr>
        <w:t>Melihat</w:t>
      </w:r>
      <w:proofErr w:type="spellEnd"/>
      <w:r w:rsidRPr="00674AF5">
        <w:rPr>
          <w:rFonts w:ascii="Times New Roman" w:hAnsi="Times New Roman" w:cs="Times New Roman"/>
          <w:sz w:val="24"/>
          <w:szCs w:val="24"/>
        </w:rPr>
        <w:t xml:space="preserve"> log </w:t>
      </w:r>
      <w:proofErr w:type="spellStart"/>
      <w:r w:rsidRPr="00674AF5">
        <w:rPr>
          <w:rFonts w:ascii="Times New Roman" w:hAnsi="Times New Roman" w:cs="Times New Roman"/>
          <w:sz w:val="24"/>
          <w:szCs w:val="24"/>
        </w:rPr>
        <w:t>riwayat</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pertanyaan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mahasiswa</w:t>
      </w:r>
      <w:proofErr w:type="spellEnd"/>
    </w:p>
    <w:p w14:paraId="76D8F7C1"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UC-10: Mengekspor log untuk analisis tren pertanyaan</w:t>
      </w:r>
    </w:p>
    <w:p w14:paraId="7CA5AAE9" w14:textId="77777777" w:rsidR="00361D18" w:rsidRPr="00674AF5" w:rsidRDefault="00361E19" w:rsidP="00674AF5">
      <w:pPr>
        <w:pStyle w:val="Heading2"/>
        <w:spacing w:line="360" w:lineRule="auto"/>
        <w:rPr>
          <w:rFonts w:ascii="Times New Roman" w:hAnsi="Times New Roman" w:cs="Times New Roman"/>
          <w:color w:val="auto"/>
          <w:sz w:val="24"/>
          <w:szCs w:val="24"/>
          <w:lang w:val="sv-SE"/>
        </w:rPr>
      </w:pPr>
      <w:r w:rsidRPr="00674AF5">
        <w:rPr>
          <w:rFonts w:ascii="Times New Roman" w:hAnsi="Times New Roman" w:cs="Times New Roman"/>
          <w:color w:val="auto"/>
          <w:sz w:val="24"/>
          <w:szCs w:val="24"/>
          <w:lang w:val="sv-SE"/>
        </w:rPr>
        <w:t>3.3 Pemodelan Entitas Data (ERD)</w:t>
      </w:r>
    </w:p>
    <w:p w14:paraId="7A9A99F6"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Entitas utama dalam basis data sistem adalah sebagai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3888"/>
        <w:gridCol w:w="3145"/>
      </w:tblGrid>
      <w:tr w:rsidR="00361D18" w:rsidRPr="00674AF5" w14:paraId="3F05741D" w14:textId="77777777" w:rsidTr="4B71A553">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811732C"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lastRenderedPageBreak/>
              <w:t>Entitas</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07C1BC0"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Atribut</w:t>
            </w:r>
            <w:proofErr w:type="spellEnd"/>
            <w:r w:rsidRPr="00674AF5">
              <w:rPr>
                <w:rFonts w:ascii="Times New Roman" w:hAnsi="Times New Roman" w:cs="Times New Roman"/>
                <w:b/>
                <w:bCs/>
                <w:sz w:val="24"/>
                <w:szCs w:val="24"/>
              </w:rPr>
              <w:t xml:space="preserve"> </w:t>
            </w:r>
            <w:proofErr w:type="spellStart"/>
            <w:r w:rsidRPr="00674AF5">
              <w:rPr>
                <w:rFonts w:ascii="Times New Roman" w:hAnsi="Times New Roman" w:cs="Times New Roman"/>
                <w:b/>
                <w:bCs/>
                <w:sz w:val="24"/>
                <w:szCs w:val="24"/>
              </w:rPr>
              <w:t>Kunci</w:t>
            </w:r>
            <w:proofErr w:type="spellEnd"/>
          </w:p>
        </w:tc>
        <w:tc>
          <w:tcPr>
            <w:tcW w:w="45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4417A80"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Relasi</w:t>
            </w:r>
            <w:proofErr w:type="spellEnd"/>
            <w:r w:rsidRPr="00674AF5">
              <w:rPr>
                <w:rFonts w:ascii="Times New Roman" w:hAnsi="Times New Roman" w:cs="Times New Roman"/>
                <w:b/>
                <w:bCs/>
                <w:sz w:val="24"/>
                <w:szCs w:val="24"/>
              </w:rPr>
              <w:t xml:space="preserve"> / </w:t>
            </w:r>
            <w:proofErr w:type="spellStart"/>
            <w:r w:rsidRPr="00674AF5">
              <w:rPr>
                <w:rFonts w:ascii="Times New Roman" w:hAnsi="Times New Roman" w:cs="Times New Roman"/>
                <w:b/>
                <w:bCs/>
                <w:sz w:val="24"/>
                <w:szCs w:val="24"/>
              </w:rPr>
              <w:t>Keterangan</w:t>
            </w:r>
            <w:proofErr w:type="spellEnd"/>
          </w:p>
        </w:tc>
      </w:tr>
      <w:tr w:rsidR="00361D18" w:rsidRPr="00D80955" w14:paraId="418D77A9"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F4460CA"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staff_users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D420093"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id, username, </w:t>
            </w:r>
            <w:proofErr w:type="spellStart"/>
            <w:r w:rsidRPr="00674AF5">
              <w:rPr>
                <w:rFonts w:ascii="Times New Roman" w:hAnsi="Times New Roman" w:cs="Times New Roman"/>
                <w:sz w:val="24"/>
                <w:szCs w:val="24"/>
              </w:rPr>
              <w:t>password_hash</w:t>
            </w:r>
            <w:proofErr w:type="spellEnd"/>
            <w:r w:rsidRPr="00674AF5">
              <w:rPr>
                <w:rFonts w:ascii="Times New Roman" w:hAnsi="Times New Roman" w:cs="Times New Roman"/>
                <w:sz w:val="24"/>
                <w:szCs w:val="24"/>
              </w:rPr>
              <w:t xml:space="preserve">, role, </w:t>
            </w:r>
            <w:proofErr w:type="spellStart"/>
            <w:r w:rsidRPr="00674AF5">
              <w:rPr>
                <w:rFonts w:ascii="Times New Roman" w:hAnsi="Times New Roman" w:cs="Times New Roman"/>
                <w:sz w:val="24"/>
                <w:szCs w:val="24"/>
              </w:rPr>
              <w:t>created_at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81CBD0D"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1 staf dapat mengelola banyak dokumen</w:t>
            </w:r>
          </w:p>
        </w:tc>
      </w:tr>
      <w:tr w:rsidR="00361D18" w:rsidRPr="00D80955" w14:paraId="42B8A777"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B34635C"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documents</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3D4BFE0"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id, filename, </w:t>
            </w:r>
            <w:proofErr w:type="spellStart"/>
            <w:r w:rsidRPr="00674AF5">
              <w:rPr>
                <w:rFonts w:ascii="Times New Roman" w:hAnsi="Times New Roman" w:cs="Times New Roman"/>
                <w:sz w:val="24"/>
                <w:szCs w:val="24"/>
              </w:rPr>
              <w:t>file_path</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uploaded_by</w:t>
            </w:r>
            <w:proofErr w:type="spellEnd"/>
            <w:r w:rsidRPr="00674AF5">
              <w:rPr>
                <w:rFonts w:ascii="Times New Roman" w:hAnsi="Times New Roman" w:cs="Times New Roman"/>
                <w:sz w:val="24"/>
                <w:szCs w:val="24"/>
              </w:rPr>
              <w:t xml:space="preserve">, status, </w:t>
            </w:r>
            <w:proofErr w:type="spellStart"/>
            <w:r w:rsidRPr="00674AF5">
              <w:rPr>
                <w:rFonts w:ascii="Times New Roman" w:hAnsi="Times New Roman" w:cs="Times New Roman"/>
                <w:sz w:val="24"/>
                <w:szCs w:val="24"/>
              </w:rPr>
              <w:t>uploaded_at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3D1CD2B"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1 dokumen dapat memiliki banyak chunks</w:t>
            </w:r>
          </w:p>
        </w:tc>
      </w:tr>
      <w:tr w:rsidR="00361D18" w:rsidRPr="00D80955" w14:paraId="44D2993C"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0FD4697"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document_chunks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F89D7D6"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id, </w:t>
            </w:r>
            <w:proofErr w:type="spellStart"/>
            <w:r w:rsidRPr="00674AF5">
              <w:rPr>
                <w:rFonts w:ascii="Times New Roman" w:hAnsi="Times New Roman" w:cs="Times New Roman"/>
                <w:sz w:val="24"/>
                <w:szCs w:val="24"/>
              </w:rPr>
              <w:t>document_id</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chunk_text</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chunk_index</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embedding_id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62A036E"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Terhubung ke vector store via embedding_id</w:t>
            </w:r>
          </w:p>
        </w:tc>
      </w:tr>
      <w:tr w:rsidR="00361D18" w:rsidRPr="00674AF5" w14:paraId="0C987EE1"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E4D5974"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chat_sessions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86D9BFE"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id, </w:t>
            </w:r>
            <w:proofErr w:type="spellStart"/>
            <w:r w:rsidRPr="00674AF5">
              <w:rPr>
                <w:rFonts w:ascii="Times New Roman" w:hAnsi="Times New Roman" w:cs="Times New Roman"/>
                <w:sz w:val="24"/>
                <w:szCs w:val="24"/>
              </w:rPr>
              <w:t>session_token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started_at</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ended_at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0064BD9"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1 </w:t>
            </w:r>
            <w:proofErr w:type="spellStart"/>
            <w:r w:rsidRPr="00674AF5">
              <w:rPr>
                <w:rFonts w:ascii="Times New Roman" w:hAnsi="Times New Roman" w:cs="Times New Roman"/>
                <w:sz w:val="24"/>
                <w:szCs w:val="24"/>
              </w:rPr>
              <w:t>sesi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memiliki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banyak</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pesan</w:t>
            </w:r>
            <w:proofErr w:type="spellEnd"/>
          </w:p>
        </w:tc>
      </w:tr>
      <w:tr w:rsidR="00361D18" w:rsidRPr="00674AF5" w14:paraId="5943A211"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148364F"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chat_messages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A586183"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id, </w:t>
            </w:r>
            <w:proofErr w:type="spellStart"/>
            <w:r w:rsidRPr="00674AF5">
              <w:rPr>
                <w:rFonts w:ascii="Times New Roman" w:hAnsi="Times New Roman" w:cs="Times New Roman"/>
                <w:sz w:val="24"/>
                <w:szCs w:val="24"/>
              </w:rPr>
              <w:t>session_id</w:t>
            </w:r>
            <w:proofErr w:type="spellEnd"/>
            <w:r w:rsidRPr="00674AF5">
              <w:rPr>
                <w:rFonts w:ascii="Times New Roman" w:hAnsi="Times New Roman" w:cs="Times New Roman"/>
                <w:sz w:val="24"/>
                <w:szCs w:val="24"/>
              </w:rPr>
              <w:t>, role (user/assistant), content, 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BA1CD0A"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Log </w:t>
            </w:r>
            <w:proofErr w:type="spellStart"/>
            <w:r w:rsidRPr="00674AF5">
              <w:rPr>
                <w:rFonts w:ascii="Times New Roman" w:hAnsi="Times New Roman" w:cs="Times New Roman"/>
                <w:sz w:val="24"/>
                <w:szCs w:val="24"/>
              </w:rPr>
              <w:t>percakapan</w:t>
            </w:r>
            <w:proofErr w:type="spellEnd"/>
            <w:r w:rsidRPr="00674AF5">
              <w:rPr>
                <w:rFonts w:ascii="Times New Roman" w:hAnsi="Times New Roman" w:cs="Times New Roman"/>
                <w:sz w:val="24"/>
                <w:szCs w:val="24"/>
              </w:rPr>
              <w:t xml:space="preserve"> per </w:t>
            </w:r>
            <w:proofErr w:type="spellStart"/>
            <w:r w:rsidRPr="00674AF5">
              <w:rPr>
                <w:rFonts w:ascii="Times New Roman" w:hAnsi="Times New Roman" w:cs="Times New Roman"/>
                <w:sz w:val="24"/>
                <w:szCs w:val="24"/>
              </w:rPr>
              <w:t>pesan</w:t>
            </w:r>
            <w:proofErr w:type="spellEnd"/>
          </w:p>
        </w:tc>
      </w:tr>
    </w:tbl>
    <w:p w14:paraId="12AD512D" w14:textId="77777777" w:rsidR="00361D18" w:rsidRPr="00674AF5" w:rsidRDefault="00361D18" w:rsidP="00674AF5">
      <w:pPr>
        <w:spacing w:after="200" w:line="360" w:lineRule="auto"/>
        <w:rPr>
          <w:rFonts w:ascii="Times New Roman" w:hAnsi="Times New Roman" w:cs="Times New Roman"/>
          <w:sz w:val="24"/>
          <w:szCs w:val="24"/>
        </w:rPr>
      </w:pPr>
    </w:p>
    <w:p w14:paraId="1E0FED83" w14:textId="77777777" w:rsidR="00361D18" w:rsidRPr="00674AF5" w:rsidRDefault="00361E19" w:rsidP="00674AF5">
      <w:pPr>
        <w:pStyle w:val="Heading2"/>
        <w:spacing w:line="360" w:lineRule="auto"/>
        <w:rPr>
          <w:rFonts w:ascii="Times New Roman" w:hAnsi="Times New Roman" w:cs="Times New Roman"/>
          <w:color w:val="auto"/>
          <w:sz w:val="24"/>
          <w:szCs w:val="24"/>
        </w:rPr>
      </w:pPr>
      <w:r w:rsidRPr="00674AF5">
        <w:rPr>
          <w:rFonts w:ascii="Times New Roman" w:hAnsi="Times New Roman" w:cs="Times New Roman"/>
          <w:color w:val="auto"/>
          <w:sz w:val="24"/>
          <w:szCs w:val="24"/>
        </w:rPr>
        <w:t xml:space="preserve">3.4 </w:t>
      </w:r>
      <w:proofErr w:type="spellStart"/>
      <w:r w:rsidRPr="00674AF5">
        <w:rPr>
          <w:rFonts w:ascii="Times New Roman" w:hAnsi="Times New Roman" w:cs="Times New Roman"/>
          <w:color w:val="auto"/>
          <w:sz w:val="24"/>
          <w:szCs w:val="24"/>
        </w:rPr>
        <w:t>Rencana</w:t>
      </w:r>
      <w:proofErr w:type="spellEnd"/>
      <w:r w:rsidRPr="00674AF5">
        <w:rPr>
          <w:rFonts w:ascii="Times New Roman" w:hAnsi="Times New Roman" w:cs="Times New Roman"/>
          <w:color w:val="auto"/>
          <w:sz w:val="24"/>
          <w:szCs w:val="24"/>
        </w:rPr>
        <w:t xml:space="preserve"> </w:t>
      </w:r>
      <w:proofErr w:type="spellStart"/>
      <w:r w:rsidRPr="00674AF5">
        <w:rPr>
          <w:rFonts w:ascii="Times New Roman" w:hAnsi="Times New Roman" w:cs="Times New Roman"/>
          <w:color w:val="auto"/>
          <w:sz w:val="24"/>
          <w:szCs w:val="24"/>
        </w:rPr>
        <w:t>Implementasi</w:t>
      </w:r>
      <w:proofErr w:type="spellEnd"/>
      <w:r w:rsidRPr="00674AF5">
        <w:rPr>
          <w:rFonts w:ascii="Times New Roman" w:hAnsi="Times New Roman" w:cs="Times New Roman"/>
          <w:color w:val="auto"/>
          <w:sz w:val="24"/>
          <w:szCs w:val="24"/>
        </w:rPr>
        <w:t xml:space="preserve"> dan </w:t>
      </w:r>
      <w:proofErr w:type="spellStart"/>
      <w:r w:rsidRPr="00674AF5">
        <w:rPr>
          <w:rFonts w:ascii="Times New Roman" w:hAnsi="Times New Roman" w:cs="Times New Roman"/>
          <w:color w:val="auto"/>
          <w:sz w:val="24"/>
          <w:szCs w:val="24"/>
        </w:rPr>
        <w:t>Tahapan</w:t>
      </w:r>
      <w:proofErr w:type="spellEnd"/>
      <w:r w:rsidRPr="00674AF5">
        <w:rPr>
          <w:rFonts w:ascii="Times New Roman" w:hAnsi="Times New Roman" w:cs="Times New Roman"/>
          <w:color w:val="auto"/>
          <w:sz w:val="24"/>
          <w:szCs w:val="24"/>
        </w:rPr>
        <w:t xml:space="preserve"> </w:t>
      </w:r>
      <w:proofErr w:type="spellStart"/>
      <w:r w:rsidRPr="00674AF5">
        <w:rPr>
          <w:rFonts w:ascii="Times New Roman" w:hAnsi="Times New Roman" w:cs="Times New Roman"/>
          <w:color w:val="auto"/>
          <w:sz w:val="24"/>
          <w:szCs w:val="24"/>
        </w:rPr>
        <w:t>Pengembangan</w:t>
      </w:r>
      <w:proofErr w:type="spellEnd"/>
    </w:p>
    <w:p w14:paraId="64177CF9"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Pengembangan SSC Smart Assistant direncanakan dalam empat fase untuk memastikan kualitas dan mitigasi risiko di setiap tahap: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
        <w:gridCol w:w="1610"/>
        <w:gridCol w:w="5242"/>
        <w:gridCol w:w="1246"/>
      </w:tblGrid>
      <w:tr w:rsidR="00361D18" w:rsidRPr="00674AF5" w14:paraId="23ED5920" w14:textId="77777777" w:rsidTr="4B71A553">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4225A1C"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Fase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4E7D576"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Nama</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CF50249"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Aktivitas</w:t>
            </w:r>
            <w:proofErr w:type="spellEnd"/>
            <w:r w:rsidRPr="00674AF5">
              <w:rPr>
                <w:rFonts w:ascii="Times New Roman" w:hAnsi="Times New Roman" w:cs="Times New Roman"/>
                <w:b/>
                <w:bCs/>
                <w:sz w:val="24"/>
                <w:szCs w:val="24"/>
              </w:rPr>
              <w:t xml:space="preserve"> Utama</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E656C02" w14:textId="77777777" w:rsidR="00361D18" w:rsidRPr="00674AF5" w:rsidRDefault="00361E19" w:rsidP="00674AF5">
            <w:pPr>
              <w:spacing w:line="360" w:lineRule="auto"/>
              <w:jc w:val="center"/>
              <w:rPr>
                <w:rFonts w:ascii="Times New Roman" w:hAnsi="Times New Roman" w:cs="Times New Roman"/>
                <w:sz w:val="24"/>
                <w:szCs w:val="24"/>
              </w:rPr>
            </w:pPr>
            <w:proofErr w:type="spellStart"/>
            <w:r w:rsidRPr="00674AF5">
              <w:rPr>
                <w:rFonts w:ascii="Times New Roman" w:hAnsi="Times New Roman" w:cs="Times New Roman"/>
                <w:b/>
                <w:bCs/>
                <w:sz w:val="24"/>
                <w:szCs w:val="24"/>
              </w:rPr>
              <w:t>Durasi</w:t>
            </w:r>
            <w:proofErr w:type="spellEnd"/>
            <w:r w:rsidRPr="00674AF5">
              <w:rPr>
                <w:rFonts w:ascii="Times New Roman" w:hAnsi="Times New Roman" w:cs="Times New Roman"/>
                <w:b/>
                <w:bCs/>
                <w:sz w:val="24"/>
                <w:szCs w:val="24"/>
              </w:rPr>
              <w:t xml:space="preserve"> Est.</w:t>
            </w:r>
          </w:p>
        </w:tc>
      </w:tr>
      <w:tr w:rsidR="00361D18" w:rsidRPr="00674AF5" w14:paraId="21BBC309"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380F6A4"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Fase 1</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582DF7F"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Foundation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8C4F6E2"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Setup environment, </w:t>
            </w:r>
            <w:proofErr w:type="spellStart"/>
            <w:r w:rsidRPr="00674AF5">
              <w:rPr>
                <w:rFonts w:ascii="Times New Roman" w:hAnsi="Times New Roman" w:cs="Times New Roman"/>
                <w:sz w:val="24"/>
                <w:szCs w:val="24"/>
              </w:rPr>
              <w:t>arsitektur</w:t>
            </w:r>
            <w:proofErr w:type="spellEnd"/>
            <w:r w:rsidRPr="00674AF5">
              <w:rPr>
                <w:rFonts w:ascii="Times New Roman" w:hAnsi="Times New Roman" w:cs="Times New Roman"/>
                <w:sz w:val="24"/>
                <w:szCs w:val="24"/>
              </w:rPr>
              <w:t xml:space="preserve"> database MySQL, </w:t>
            </w:r>
            <w:proofErr w:type="spellStart"/>
            <w:r w:rsidRPr="00674AF5">
              <w:rPr>
                <w:rFonts w:ascii="Times New Roman" w:hAnsi="Times New Roman" w:cs="Times New Roman"/>
                <w:sz w:val="24"/>
                <w:szCs w:val="24"/>
              </w:rPr>
              <w:t>sistem</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autentikasi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staf</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halaman</w:t>
            </w:r>
            <w:proofErr w:type="spellEnd"/>
            <w:r w:rsidRPr="00674AF5">
              <w:rPr>
                <w:rFonts w:ascii="Times New Roman" w:hAnsi="Times New Roman" w:cs="Times New Roman"/>
                <w:sz w:val="24"/>
                <w:szCs w:val="24"/>
              </w:rPr>
              <w:t xml:space="preserve"> login dashboard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7401D95"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2 </w:t>
            </w:r>
            <w:proofErr w:type="spellStart"/>
            <w:r w:rsidRPr="00674AF5">
              <w:rPr>
                <w:rFonts w:ascii="Times New Roman" w:hAnsi="Times New Roman" w:cs="Times New Roman"/>
                <w:sz w:val="24"/>
                <w:szCs w:val="24"/>
              </w:rPr>
              <w:t>minggu</w:t>
            </w:r>
            <w:proofErr w:type="spellEnd"/>
          </w:p>
        </w:tc>
      </w:tr>
      <w:tr w:rsidR="00361D18" w:rsidRPr="00674AF5" w14:paraId="4F628C89"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B35E4F2"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Fase 2</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D9CE5FE"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RAG Core</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72FFF17"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Implementasi pipeline RAG, integrasi Gemini API, sistem upload dan indexing dokumen, pengujian akurasi jawaban</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759E992"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3 </w:t>
            </w:r>
            <w:proofErr w:type="spellStart"/>
            <w:r w:rsidRPr="00674AF5">
              <w:rPr>
                <w:rFonts w:ascii="Times New Roman" w:hAnsi="Times New Roman" w:cs="Times New Roman"/>
                <w:sz w:val="24"/>
                <w:szCs w:val="24"/>
              </w:rPr>
              <w:t>minggu</w:t>
            </w:r>
            <w:proofErr w:type="spellEnd"/>
          </w:p>
        </w:tc>
      </w:tr>
      <w:tr w:rsidR="00361D18" w:rsidRPr="00674AF5" w14:paraId="7A7D6FDB"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2B63F69"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Fase 3</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4AB583D"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Frontend &amp; UX</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C6505BB"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Pengembangan</w:t>
            </w:r>
            <w:proofErr w:type="spellEnd"/>
            <w:r w:rsidRPr="00674AF5">
              <w:rPr>
                <w:rFonts w:ascii="Times New Roman" w:hAnsi="Times New Roman" w:cs="Times New Roman"/>
                <w:sz w:val="24"/>
                <w:szCs w:val="24"/>
              </w:rPr>
              <w:t xml:space="preserve"> landing page, </w:t>
            </w:r>
            <w:proofErr w:type="spellStart"/>
            <w:r w:rsidRPr="00674AF5">
              <w:rPr>
                <w:rFonts w:ascii="Times New Roman" w:hAnsi="Times New Roman" w:cs="Times New Roman"/>
                <w:sz w:val="24"/>
                <w:szCs w:val="24"/>
              </w:rPr>
              <w:t>komponen</w:t>
            </w:r>
            <w:proofErr w:type="spellEnd"/>
            <w:r w:rsidRPr="00674AF5">
              <w:rPr>
                <w:rFonts w:ascii="Times New Roman" w:hAnsi="Times New Roman" w:cs="Times New Roman"/>
                <w:sz w:val="24"/>
                <w:szCs w:val="24"/>
              </w:rPr>
              <w:t xml:space="preserve"> chatbot (embedded/floating), dashboard admin </w:t>
            </w:r>
            <w:proofErr w:type="spellStart"/>
            <w:r w:rsidRPr="00674AF5">
              <w:rPr>
                <w:rFonts w:ascii="Times New Roman" w:hAnsi="Times New Roman" w:cs="Times New Roman"/>
                <w:sz w:val="24"/>
                <w:szCs w:val="24"/>
              </w:rPr>
              <w:t>lengkap</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responsivitas</w:t>
            </w:r>
            <w:proofErr w:type="spellEnd"/>
            <w:r w:rsidRPr="00674AF5">
              <w:rPr>
                <w:rFonts w:ascii="Times New Roman" w:hAnsi="Times New Roman" w:cs="Times New Roman"/>
                <w:sz w:val="24"/>
                <w:szCs w:val="24"/>
              </w:rPr>
              <w:t xml:space="preserve"> mobile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A99D496"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2 </w:t>
            </w:r>
            <w:proofErr w:type="spellStart"/>
            <w:r w:rsidRPr="00674AF5">
              <w:rPr>
                <w:rFonts w:ascii="Times New Roman" w:hAnsi="Times New Roman" w:cs="Times New Roman"/>
                <w:sz w:val="24"/>
                <w:szCs w:val="24"/>
              </w:rPr>
              <w:t>minggu</w:t>
            </w:r>
            <w:proofErr w:type="spellEnd"/>
          </w:p>
        </w:tc>
      </w:tr>
      <w:tr w:rsidR="00361D18" w:rsidRPr="00674AF5" w14:paraId="46665FF7"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39391E05"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lastRenderedPageBreak/>
              <w:t>Fase 4</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F416A39"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QA &amp; </w:t>
            </w:r>
            <w:proofErr w:type="gramStart"/>
            <w:r w:rsidRPr="00674AF5">
              <w:rPr>
                <w:rFonts w:ascii="Times New Roman" w:hAnsi="Times New Roman" w:cs="Times New Roman"/>
                <w:sz w:val="24"/>
                <w:szCs w:val="24"/>
              </w:rPr>
              <w:t>Deploy</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B9506B0"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Pengujian</w:t>
            </w:r>
            <w:proofErr w:type="spellEnd"/>
            <w:r w:rsidRPr="00674AF5">
              <w:rPr>
                <w:rFonts w:ascii="Times New Roman" w:hAnsi="Times New Roman" w:cs="Times New Roman"/>
                <w:sz w:val="24"/>
                <w:szCs w:val="24"/>
              </w:rPr>
              <w:t xml:space="preserve"> end-to-end, </w:t>
            </w:r>
            <w:proofErr w:type="spellStart"/>
            <w:r w:rsidRPr="00674AF5">
              <w:rPr>
                <w:rFonts w:ascii="Times New Roman" w:hAnsi="Times New Roman" w:cs="Times New Roman"/>
                <w:sz w:val="24"/>
                <w:szCs w:val="24"/>
              </w:rPr>
              <w:t>evaluasi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akurasi</w:t>
            </w:r>
            <w:proofErr w:type="spellEnd"/>
            <w:r w:rsidRPr="00674AF5">
              <w:rPr>
                <w:rFonts w:ascii="Times New Roman" w:hAnsi="Times New Roman" w:cs="Times New Roman"/>
                <w:sz w:val="24"/>
                <w:szCs w:val="24"/>
              </w:rPr>
              <w:t xml:space="preserve"> (target &gt;90%), deployment </w:t>
            </w:r>
            <w:proofErr w:type="spellStart"/>
            <w:r w:rsidRPr="00674AF5">
              <w:rPr>
                <w:rFonts w:ascii="Times New Roman" w:hAnsi="Times New Roman" w:cs="Times New Roman"/>
                <w:sz w:val="24"/>
                <w:szCs w:val="24"/>
              </w:rPr>
              <w:t>ke</w:t>
            </w:r>
            <w:proofErr w:type="spellEnd"/>
            <w:r w:rsidRPr="00674AF5">
              <w:rPr>
                <w:rFonts w:ascii="Times New Roman" w:hAnsi="Times New Roman" w:cs="Times New Roman"/>
                <w:sz w:val="24"/>
                <w:szCs w:val="24"/>
              </w:rPr>
              <w:t xml:space="preserve"> server, </w:t>
            </w:r>
            <w:proofErr w:type="spellStart"/>
            <w:r w:rsidRPr="00674AF5">
              <w:rPr>
                <w:rFonts w:ascii="Times New Roman" w:hAnsi="Times New Roman" w:cs="Times New Roman"/>
                <w:sz w:val="24"/>
                <w:szCs w:val="24"/>
              </w:rPr>
              <w:t>pelatihan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staf</w:t>
            </w:r>
            <w:proofErr w:type="spellEnd"/>
            <w:r w:rsidRPr="00674AF5">
              <w:rPr>
                <w:rFonts w:ascii="Times New Roman" w:hAnsi="Times New Roman" w:cs="Times New Roman"/>
                <w:sz w:val="24"/>
                <w:szCs w:val="24"/>
              </w:rPr>
              <w:t xml:space="preserve"> SSC, monitoring </w:t>
            </w:r>
            <w:proofErr w:type="spellStart"/>
            <w:r w:rsidRPr="00674AF5">
              <w:rPr>
                <w:rFonts w:ascii="Times New Roman" w:hAnsi="Times New Roman" w:cs="Times New Roman"/>
                <w:sz w:val="24"/>
                <w:szCs w:val="24"/>
              </w:rPr>
              <w:t>awal</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F2E830D"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1 </w:t>
            </w:r>
            <w:proofErr w:type="spellStart"/>
            <w:r w:rsidRPr="00674AF5">
              <w:rPr>
                <w:rFonts w:ascii="Times New Roman" w:hAnsi="Times New Roman" w:cs="Times New Roman"/>
                <w:sz w:val="24"/>
                <w:szCs w:val="24"/>
              </w:rPr>
              <w:t>minggu</w:t>
            </w:r>
            <w:proofErr w:type="spellEnd"/>
          </w:p>
        </w:tc>
      </w:tr>
    </w:tbl>
    <w:p w14:paraId="607C6331" w14:textId="77777777" w:rsidR="00361D18" w:rsidRPr="00674AF5" w:rsidRDefault="00361D18" w:rsidP="00674AF5">
      <w:pPr>
        <w:spacing w:after="200" w:line="360" w:lineRule="auto"/>
        <w:rPr>
          <w:rFonts w:ascii="Times New Roman" w:hAnsi="Times New Roman" w:cs="Times New Roman"/>
          <w:sz w:val="24"/>
          <w:szCs w:val="24"/>
        </w:rPr>
      </w:pPr>
    </w:p>
    <w:p w14:paraId="1EF62E30" w14:textId="77777777" w:rsidR="00361D18" w:rsidRPr="00674AF5" w:rsidRDefault="00361E19" w:rsidP="00674AF5">
      <w:pPr>
        <w:pStyle w:val="Heading2"/>
        <w:spacing w:line="360" w:lineRule="auto"/>
        <w:rPr>
          <w:rFonts w:ascii="Times New Roman" w:hAnsi="Times New Roman" w:cs="Times New Roman"/>
          <w:color w:val="auto"/>
          <w:sz w:val="24"/>
          <w:szCs w:val="24"/>
        </w:rPr>
      </w:pPr>
      <w:r w:rsidRPr="00674AF5">
        <w:rPr>
          <w:rFonts w:ascii="Times New Roman" w:hAnsi="Times New Roman" w:cs="Times New Roman"/>
          <w:color w:val="auto"/>
          <w:sz w:val="24"/>
          <w:szCs w:val="24"/>
        </w:rPr>
        <w:t xml:space="preserve">3.5 </w:t>
      </w:r>
      <w:proofErr w:type="spellStart"/>
      <w:r w:rsidRPr="00674AF5">
        <w:rPr>
          <w:rFonts w:ascii="Times New Roman" w:hAnsi="Times New Roman" w:cs="Times New Roman"/>
          <w:color w:val="auto"/>
          <w:sz w:val="24"/>
          <w:szCs w:val="24"/>
        </w:rPr>
        <w:t>Analisis</w:t>
      </w:r>
      <w:proofErr w:type="spellEnd"/>
      <w:r w:rsidRPr="00674AF5">
        <w:rPr>
          <w:rFonts w:ascii="Times New Roman" w:hAnsi="Times New Roman" w:cs="Times New Roman"/>
          <w:color w:val="auto"/>
          <w:sz w:val="24"/>
          <w:szCs w:val="24"/>
        </w:rPr>
        <w:t xml:space="preserve"> Risiko dan </w:t>
      </w:r>
      <w:proofErr w:type="spellStart"/>
      <w:r w:rsidRPr="00674AF5">
        <w:rPr>
          <w:rFonts w:ascii="Times New Roman" w:hAnsi="Times New Roman" w:cs="Times New Roman"/>
          <w:color w:val="auto"/>
          <w:sz w:val="24"/>
          <w:szCs w:val="24"/>
        </w:rPr>
        <w:t>Mitigasi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5"/>
        <w:gridCol w:w="1140"/>
        <w:gridCol w:w="4741"/>
      </w:tblGrid>
      <w:tr w:rsidR="00361D18" w:rsidRPr="00674AF5" w14:paraId="22A3B9E5" w14:textId="77777777" w:rsidTr="4B71A553">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556A3AE"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Risiko</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7D2258C"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Level</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3F755CE" w14:textId="77777777" w:rsidR="00361D18" w:rsidRPr="00674AF5" w:rsidRDefault="00361E19" w:rsidP="00674AF5">
            <w:pPr>
              <w:spacing w:line="360" w:lineRule="auto"/>
              <w:jc w:val="center"/>
              <w:rPr>
                <w:rFonts w:ascii="Times New Roman" w:hAnsi="Times New Roman" w:cs="Times New Roman"/>
                <w:sz w:val="24"/>
                <w:szCs w:val="24"/>
              </w:rPr>
            </w:pPr>
            <w:r w:rsidRPr="00674AF5">
              <w:rPr>
                <w:rFonts w:ascii="Times New Roman" w:hAnsi="Times New Roman" w:cs="Times New Roman"/>
                <w:b/>
                <w:bCs/>
                <w:sz w:val="24"/>
                <w:szCs w:val="24"/>
              </w:rPr>
              <w:t xml:space="preserve">Strategi </w:t>
            </w:r>
            <w:proofErr w:type="spellStart"/>
            <w:r w:rsidRPr="00674AF5">
              <w:rPr>
                <w:rFonts w:ascii="Times New Roman" w:hAnsi="Times New Roman" w:cs="Times New Roman"/>
                <w:b/>
                <w:bCs/>
                <w:sz w:val="24"/>
                <w:szCs w:val="24"/>
              </w:rPr>
              <w:t>Mitigasi</w:t>
            </w:r>
            <w:proofErr w:type="spellEnd"/>
          </w:p>
        </w:tc>
      </w:tr>
      <w:tr w:rsidR="00361D18" w:rsidRPr="00674AF5" w14:paraId="2106007A"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E1F5BE8"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AI </w:t>
            </w:r>
            <w:proofErr w:type="spellStart"/>
            <w:r w:rsidRPr="00674AF5">
              <w:rPr>
                <w:rFonts w:ascii="Times New Roman" w:hAnsi="Times New Roman" w:cs="Times New Roman"/>
                <w:sz w:val="24"/>
                <w:szCs w:val="24"/>
              </w:rPr>
              <w:t>menghasilkan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jawaban</w:t>
            </w:r>
            <w:proofErr w:type="spellEnd"/>
            <w:r w:rsidRPr="00674AF5">
              <w:rPr>
                <w:rFonts w:ascii="Times New Roman" w:hAnsi="Times New Roman" w:cs="Times New Roman"/>
                <w:sz w:val="24"/>
                <w:szCs w:val="24"/>
              </w:rPr>
              <w:t xml:space="preserve"> yang salah (hallucination)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1415CBB2"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Tinggi</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3341B3F"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Implementasi</w:t>
            </w:r>
            <w:proofErr w:type="spellEnd"/>
            <w:r w:rsidRPr="00674AF5">
              <w:rPr>
                <w:rFonts w:ascii="Times New Roman" w:hAnsi="Times New Roman" w:cs="Times New Roman"/>
                <w:sz w:val="24"/>
                <w:szCs w:val="24"/>
              </w:rPr>
              <w:t xml:space="preserve"> source grounding RAG yang </w:t>
            </w:r>
            <w:proofErr w:type="spellStart"/>
            <w:r w:rsidRPr="00674AF5">
              <w:rPr>
                <w:rFonts w:ascii="Times New Roman" w:hAnsi="Times New Roman" w:cs="Times New Roman"/>
                <w:sz w:val="24"/>
                <w:szCs w:val="24"/>
              </w:rPr>
              <w:t>ketat</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evaluasi</w:t>
            </w:r>
            <w:proofErr w:type="spellEnd"/>
            <w:r w:rsidRPr="00674AF5">
              <w:rPr>
                <w:rFonts w:ascii="Times New Roman" w:hAnsi="Times New Roman" w:cs="Times New Roman"/>
                <w:sz w:val="24"/>
                <w:szCs w:val="24"/>
              </w:rPr>
              <w:t xml:space="preserve"> rutin </w:t>
            </w:r>
            <w:proofErr w:type="spellStart"/>
            <w:r w:rsidRPr="00674AF5">
              <w:rPr>
                <w:rFonts w:ascii="Times New Roman" w:hAnsi="Times New Roman" w:cs="Times New Roman"/>
                <w:sz w:val="24"/>
                <w:szCs w:val="24"/>
              </w:rPr>
              <w:t>akurasi</w:t>
            </w:r>
            <w:proofErr w:type="spellEnd"/>
            <w:r w:rsidRPr="00674AF5">
              <w:rPr>
                <w:rFonts w:ascii="Times New Roman" w:hAnsi="Times New Roman" w:cs="Times New Roman"/>
                <w:sz w:val="24"/>
                <w:szCs w:val="24"/>
              </w:rPr>
              <w:t xml:space="preserve"> &gt;90%; </w:t>
            </w:r>
            <w:proofErr w:type="spellStart"/>
            <w:r w:rsidRPr="00674AF5">
              <w:rPr>
                <w:rFonts w:ascii="Times New Roman" w:hAnsi="Times New Roman" w:cs="Times New Roman"/>
                <w:sz w:val="24"/>
                <w:szCs w:val="24"/>
              </w:rPr>
              <w:t>opsi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eskalasi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ke</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staf</w:t>
            </w:r>
            <w:proofErr w:type="spellEnd"/>
          </w:p>
        </w:tc>
      </w:tr>
      <w:tr w:rsidR="00361D18" w:rsidRPr="00674AF5" w14:paraId="552DA246"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7E4D11D2"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Ketergantungan pada API eksternal (Gemini)</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DB1ACC2"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Sedang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43D77E6"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Implementasi</w:t>
            </w:r>
            <w:proofErr w:type="spellEnd"/>
            <w:r w:rsidRPr="00674AF5">
              <w:rPr>
                <w:rFonts w:ascii="Times New Roman" w:hAnsi="Times New Roman" w:cs="Times New Roman"/>
                <w:sz w:val="24"/>
                <w:szCs w:val="24"/>
              </w:rPr>
              <w:t xml:space="preserve"> fallback message </w:t>
            </w:r>
            <w:proofErr w:type="spellStart"/>
            <w:r w:rsidRPr="00674AF5">
              <w:rPr>
                <w:rFonts w:ascii="Times New Roman" w:hAnsi="Times New Roman" w:cs="Times New Roman"/>
                <w:sz w:val="24"/>
                <w:szCs w:val="24"/>
              </w:rPr>
              <w:t>jika</w:t>
            </w:r>
            <w:proofErr w:type="spellEnd"/>
            <w:r w:rsidRPr="00674AF5">
              <w:rPr>
                <w:rFonts w:ascii="Times New Roman" w:hAnsi="Times New Roman" w:cs="Times New Roman"/>
                <w:sz w:val="24"/>
                <w:szCs w:val="24"/>
              </w:rPr>
              <w:t xml:space="preserve"> API </w:t>
            </w:r>
            <w:proofErr w:type="spellStart"/>
            <w:r w:rsidRPr="00674AF5">
              <w:rPr>
                <w:rFonts w:ascii="Times New Roman" w:hAnsi="Times New Roman" w:cs="Times New Roman"/>
                <w:sz w:val="24"/>
                <w:szCs w:val="24"/>
              </w:rPr>
              <w:t>tidak</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tersedia</w:t>
            </w:r>
            <w:proofErr w:type="spellEnd"/>
            <w:r w:rsidRPr="00674AF5">
              <w:rPr>
                <w:rFonts w:ascii="Times New Roman" w:hAnsi="Times New Roman" w:cs="Times New Roman"/>
                <w:sz w:val="24"/>
                <w:szCs w:val="24"/>
              </w:rPr>
              <w:t>; monitoring uptime</w:t>
            </w:r>
          </w:p>
        </w:tc>
      </w:tr>
      <w:tr w:rsidR="00361D18" w:rsidRPr="00D80955" w14:paraId="449637E7"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2B72A99"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Kualitas ekstraksi teks dari dokumen kompleks</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7EA213F"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Sedang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C0A5CC8"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Pengujian dengan berbagai format dokumen; mendukung PDF teks dan DOCX</w:t>
            </w:r>
          </w:p>
        </w:tc>
      </w:tr>
      <w:tr w:rsidR="00361D18" w:rsidRPr="00674AF5" w14:paraId="423864E9"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51EB6B30"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Akses </w:t>
            </w:r>
            <w:proofErr w:type="spellStart"/>
            <w:r w:rsidRPr="00674AF5">
              <w:rPr>
                <w:rFonts w:ascii="Times New Roman" w:hAnsi="Times New Roman" w:cs="Times New Roman"/>
                <w:sz w:val="24"/>
                <w:szCs w:val="24"/>
              </w:rPr>
              <w:t>tidak</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sah</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ke</w:t>
            </w:r>
            <w:proofErr w:type="spellEnd"/>
            <w:r w:rsidRPr="00674AF5">
              <w:rPr>
                <w:rFonts w:ascii="Times New Roman" w:hAnsi="Times New Roman" w:cs="Times New Roman"/>
                <w:sz w:val="24"/>
                <w:szCs w:val="24"/>
              </w:rPr>
              <w:t xml:space="preserve"> dashboard admin</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F7BFB36"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Tinggi</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62611A3C" w14:textId="77777777" w:rsidR="00361D18" w:rsidRPr="00674AF5" w:rsidRDefault="00361E19" w:rsidP="00674AF5">
            <w:pPr>
              <w:spacing w:line="360" w:lineRule="auto"/>
              <w:rPr>
                <w:rFonts w:ascii="Times New Roman" w:hAnsi="Times New Roman" w:cs="Times New Roman"/>
                <w:sz w:val="24"/>
                <w:szCs w:val="24"/>
              </w:rPr>
            </w:pPr>
            <w:r w:rsidRPr="00674AF5">
              <w:rPr>
                <w:rFonts w:ascii="Times New Roman" w:hAnsi="Times New Roman" w:cs="Times New Roman"/>
                <w:sz w:val="24"/>
                <w:szCs w:val="24"/>
              </w:rPr>
              <w:t xml:space="preserve">JWT </w:t>
            </w:r>
            <w:proofErr w:type="spellStart"/>
            <w:r w:rsidRPr="00674AF5">
              <w:rPr>
                <w:rFonts w:ascii="Times New Roman" w:hAnsi="Times New Roman" w:cs="Times New Roman"/>
                <w:sz w:val="24"/>
                <w:szCs w:val="24"/>
              </w:rPr>
              <w:t>dengan</w:t>
            </w:r>
            <w:proofErr w:type="spellEnd"/>
            <w:r w:rsidRPr="00674AF5">
              <w:rPr>
                <w:rFonts w:ascii="Times New Roman" w:hAnsi="Times New Roman" w:cs="Times New Roman"/>
                <w:sz w:val="24"/>
                <w:szCs w:val="24"/>
              </w:rPr>
              <w:t xml:space="preserve"> expiry </w:t>
            </w:r>
            <w:proofErr w:type="spellStart"/>
            <w:r w:rsidRPr="00674AF5">
              <w:rPr>
                <w:rFonts w:ascii="Times New Roman" w:hAnsi="Times New Roman" w:cs="Times New Roman"/>
                <w:sz w:val="24"/>
                <w:szCs w:val="24"/>
              </w:rPr>
              <w:t>pendek</w:t>
            </w:r>
            <w:proofErr w:type="spellEnd"/>
            <w:r w:rsidRPr="00674AF5">
              <w:rPr>
                <w:rFonts w:ascii="Times New Roman" w:hAnsi="Times New Roman" w:cs="Times New Roman"/>
                <w:sz w:val="24"/>
                <w:szCs w:val="24"/>
              </w:rPr>
              <w:t xml:space="preserve">; HTTPS </w:t>
            </w:r>
            <w:proofErr w:type="spellStart"/>
            <w:r w:rsidRPr="00674AF5">
              <w:rPr>
                <w:rFonts w:ascii="Times New Roman" w:hAnsi="Times New Roman" w:cs="Times New Roman"/>
                <w:sz w:val="24"/>
                <w:szCs w:val="24"/>
              </w:rPr>
              <w:t>wajib</w:t>
            </w:r>
            <w:proofErr w:type="spellEnd"/>
            <w:r w:rsidRPr="00674AF5">
              <w:rPr>
                <w:rFonts w:ascii="Times New Roman" w:hAnsi="Times New Roman" w:cs="Times New Roman"/>
                <w:sz w:val="24"/>
                <w:szCs w:val="24"/>
              </w:rPr>
              <w:t>; rate limiting pada endpoint login</w:t>
            </w:r>
          </w:p>
        </w:tc>
      </w:tr>
      <w:tr w:rsidR="00361D18" w:rsidRPr="00D80955" w14:paraId="107B3C17" w14:textId="77777777" w:rsidTr="4B71A553">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088414D1"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Adopsi</w:t>
            </w:r>
            <w:proofErr w:type="spellEnd"/>
            <w:r w:rsidRPr="00674AF5">
              <w:rPr>
                <w:rFonts w:ascii="Times New Roman" w:hAnsi="Times New Roman" w:cs="Times New Roman"/>
                <w:sz w:val="24"/>
                <w:szCs w:val="24"/>
              </w:rPr>
              <w:t xml:space="preserve"> oleh </w:t>
            </w:r>
            <w:proofErr w:type="spellStart"/>
            <w:r w:rsidRPr="00674AF5">
              <w:rPr>
                <w:rFonts w:ascii="Times New Roman" w:hAnsi="Times New Roman" w:cs="Times New Roman"/>
                <w:sz w:val="24"/>
                <w:szCs w:val="24"/>
              </w:rPr>
              <w:t>mahasiswa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rendah</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4E1F450E" w14:textId="77777777" w:rsidR="00361D18" w:rsidRPr="00674AF5" w:rsidRDefault="00361E19" w:rsidP="00674AF5">
            <w:pPr>
              <w:spacing w:line="360" w:lineRule="auto"/>
              <w:rPr>
                <w:rFonts w:ascii="Times New Roman" w:hAnsi="Times New Roman" w:cs="Times New Roman"/>
                <w:sz w:val="24"/>
                <w:szCs w:val="24"/>
              </w:rPr>
            </w:pPr>
            <w:proofErr w:type="spellStart"/>
            <w:r w:rsidRPr="00674AF5">
              <w:rPr>
                <w:rFonts w:ascii="Times New Roman" w:hAnsi="Times New Roman" w:cs="Times New Roman"/>
                <w:sz w:val="24"/>
                <w:szCs w:val="24"/>
              </w:rPr>
              <w:t>Rendah</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14:paraId="20A90D98"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t>Sosialisasi aktif oleh SSC; UX yang intuitif; chatbot mudah diakses dari landing page</w:t>
            </w:r>
          </w:p>
        </w:tc>
      </w:tr>
    </w:tbl>
    <w:p w14:paraId="62BCF6DA" w14:textId="77777777" w:rsidR="00361D18" w:rsidRPr="00674AF5" w:rsidRDefault="00361D18" w:rsidP="00674AF5">
      <w:pPr>
        <w:spacing w:after="200" w:line="360" w:lineRule="auto"/>
        <w:rPr>
          <w:rFonts w:ascii="Times New Roman" w:hAnsi="Times New Roman" w:cs="Times New Roman"/>
          <w:sz w:val="24"/>
          <w:szCs w:val="24"/>
          <w:lang w:val="sv-SE"/>
        </w:rPr>
      </w:pPr>
    </w:p>
    <w:p w14:paraId="0656E164" w14:textId="77777777" w:rsidR="00361D18" w:rsidRPr="00674AF5" w:rsidRDefault="00361E19" w:rsidP="00674AF5">
      <w:pPr>
        <w:pStyle w:val="Heading2"/>
        <w:spacing w:line="360" w:lineRule="auto"/>
        <w:rPr>
          <w:rFonts w:ascii="Times New Roman" w:hAnsi="Times New Roman" w:cs="Times New Roman"/>
          <w:color w:val="auto"/>
          <w:sz w:val="24"/>
          <w:szCs w:val="24"/>
          <w:lang w:val="sv-SE"/>
        </w:rPr>
      </w:pPr>
      <w:r w:rsidRPr="00674AF5">
        <w:rPr>
          <w:rFonts w:ascii="Times New Roman" w:hAnsi="Times New Roman" w:cs="Times New Roman"/>
          <w:color w:val="auto"/>
          <w:sz w:val="24"/>
          <w:szCs w:val="24"/>
          <w:lang w:val="sv-SE"/>
        </w:rPr>
        <w:t>3.6 Kesiapan Penerapan dan Rekomendasi</w:t>
      </w:r>
    </w:p>
    <w:p w14:paraId="4E1164C9" w14:textId="77777777" w:rsidR="00361D18" w:rsidRPr="00674AF5" w:rsidRDefault="00361E19" w:rsidP="00674AF5">
      <w:pPr>
        <w:spacing w:before="80" w:after="100" w:line="360" w:lineRule="auto"/>
        <w:jc w:val="both"/>
        <w:rPr>
          <w:rFonts w:ascii="Times New Roman" w:hAnsi="Times New Roman" w:cs="Times New Roman"/>
          <w:sz w:val="24"/>
          <w:szCs w:val="24"/>
        </w:rPr>
      </w:pPr>
      <w:r w:rsidRPr="00674AF5">
        <w:rPr>
          <w:rFonts w:ascii="Times New Roman" w:hAnsi="Times New Roman" w:cs="Times New Roman"/>
          <w:sz w:val="24"/>
          <w:szCs w:val="24"/>
          <w:lang w:val="sv-SE"/>
        </w:rPr>
        <w:t xml:space="preserve">Berdasarkan pemodelan yang telah dilakukan, SSC Smart Assistant dinilai siap untuk dikembangkan dengan tingkat kesiapan yang baik. </w:t>
      </w:r>
      <w:proofErr w:type="spellStart"/>
      <w:r w:rsidRPr="00674AF5">
        <w:rPr>
          <w:rFonts w:ascii="Times New Roman" w:hAnsi="Times New Roman" w:cs="Times New Roman"/>
          <w:sz w:val="24"/>
          <w:szCs w:val="24"/>
        </w:rPr>
        <w:t>Beberapa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indikator</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kesiapan</w:t>
      </w:r>
      <w:proofErr w:type="spellEnd"/>
      <w:r w:rsidRPr="00674AF5">
        <w:rPr>
          <w:rFonts w:ascii="Times New Roman" w:hAnsi="Times New Roman" w:cs="Times New Roman"/>
          <w:sz w:val="24"/>
          <w:szCs w:val="24"/>
        </w:rPr>
        <w:t>:</w:t>
      </w:r>
    </w:p>
    <w:p w14:paraId="0C545A59"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proofErr w:type="spellStart"/>
      <w:r w:rsidRPr="00674AF5">
        <w:rPr>
          <w:rFonts w:ascii="Times New Roman" w:hAnsi="Times New Roman" w:cs="Times New Roman"/>
          <w:sz w:val="24"/>
          <w:szCs w:val="24"/>
        </w:rPr>
        <w:t>Kesiapan</w:t>
      </w:r>
      <w:proofErr w:type="spellEnd"/>
      <w:r w:rsidRPr="00674AF5">
        <w:rPr>
          <w:rFonts w:ascii="Times New Roman" w:hAnsi="Times New Roman" w:cs="Times New Roman"/>
          <w:sz w:val="24"/>
          <w:szCs w:val="24"/>
        </w:rPr>
        <w:t xml:space="preserve"> Data: SK TAK 2025 </w:t>
      </w:r>
      <w:proofErr w:type="spellStart"/>
      <w:r w:rsidRPr="00674AF5">
        <w:rPr>
          <w:rFonts w:ascii="Times New Roman" w:hAnsi="Times New Roman" w:cs="Times New Roman"/>
          <w:sz w:val="24"/>
          <w:szCs w:val="24"/>
        </w:rPr>
        <w:t>tersedia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dalam</w:t>
      </w:r>
      <w:proofErr w:type="spellEnd"/>
      <w:r w:rsidRPr="00674AF5">
        <w:rPr>
          <w:rFonts w:ascii="Times New Roman" w:hAnsi="Times New Roman" w:cs="Times New Roman"/>
          <w:sz w:val="24"/>
          <w:szCs w:val="24"/>
        </w:rPr>
        <w:t xml:space="preserve"> format digital (PDF) dan </w:t>
      </w:r>
      <w:proofErr w:type="spellStart"/>
      <w:r w:rsidRPr="00674AF5">
        <w:rPr>
          <w:rFonts w:ascii="Times New Roman" w:hAnsi="Times New Roman" w:cs="Times New Roman"/>
          <w:sz w:val="24"/>
          <w:szCs w:val="24"/>
        </w:rPr>
        <w:t>sudah</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dapat</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langsung</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diproses</w:t>
      </w:r>
      <w:proofErr w:type="spellEnd"/>
      <w:r w:rsidRPr="00674AF5">
        <w:rPr>
          <w:rFonts w:ascii="Times New Roman" w:hAnsi="Times New Roman" w:cs="Times New Roman"/>
          <w:sz w:val="24"/>
          <w:szCs w:val="24"/>
        </w:rPr>
        <w:t xml:space="preserve"> oleh pipeline RAG. </w:t>
      </w:r>
      <w:proofErr w:type="spellStart"/>
      <w:r w:rsidRPr="00674AF5">
        <w:rPr>
          <w:rFonts w:ascii="Times New Roman" w:hAnsi="Times New Roman" w:cs="Times New Roman"/>
          <w:sz w:val="24"/>
          <w:szCs w:val="24"/>
        </w:rPr>
        <w:t>Dokumen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mencakup</w:t>
      </w:r>
      <w:proofErr w:type="spellEnd"/>
      <w:r w:rsidRPr="00674AF5">
        <w:rPr>
          <w:rFonts w:ascii="Times New Roman" w:hAnsi="Times New Roman" w:cs="Times New Roman"/>
          <w:sz w:val="24"/>
          <w:szCs w:val="24"/>
        </w:rPr>
        <w:t xml:space="preserve"> 22 </w:t>
      </w:r>
      <w:proofErr w:type="spellStart"/>
      <w:r w:rsidRPr="00674AF5">
        <w:rPr>
          <w:rFonts w:ascii="Times New Roman" w:hAnsi="Times New Roman" w:cs="Times New Roman"/>
          <w:sz w:val="24"/>
          <w:szCs w:val="24"/>
        </w:rPr>
        <w:t>kategori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kegiatan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tabel</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nilai</w:t>
      </w:r>
      <w:proofErr w:type="spellEnd"/>
      <w:r w:rsidRPr="00674AF5">
        <w:rPr>
          <w:rFonts w:ascii="Times New Roman" w:hAnsi="Times New Roman" w:cs="Times New Roman"/>
          <w:sz w:val="24"/>
          <w:szCs w:val="24"/>
        </w:rPr>
        <w:t xml:space="preserve">, dan </w:t>
      </w:r>
      <w:proofErr w:type="spellStart"/>
      <w:r w:rsidRPr="00674AF5">
        <w:rPr>
          <w:rFonts w:ascii="Times New Roman" w:hAnsi="Times New Roman" w:cs="Times New Roman"/>
          <w:sz w:val="24"/>
          <w:szCs w:val="24"/>
        </w:rPr>
        <w:t>ketentuan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pelaporan</w:t>
      </w:r>
      <w:proofErr w:type="spellEnd"/>
      <w:r w:rsidRPr="00674AF5">
        <w:rPr>
          <w:rFonts w:ascii="Times New Roman" w:hAnsi="Times New Roman" w:cs="Times New Roman"/>
          <w:sz w:val="24"/>
          <w:szCs w:val="24"/>
        </w:rPr>
        <w:t xml:space="preserve"> yang </w:t>
      </w:r>
      <w:proofErr w:type="spellStart"/>
      <w:r w:rsidRPr="00674AF5">
        <w:rPr>
          <w:rFonts w:ascii="Times New Roman" w:hAnsi="Times New Roman" w:cs="Times New Roman"/>
          <w:sz w:val="24"/>
          <w:szCs w:val="24"/>
        </w:rPr>
        <w:t>menjadi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sumber</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jawaban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komprehensif</w:t>
      </w:r>
      <w:proofErr w:type="spellEnd"/>
      <w:r w:rsidRPr="00674AF5">
        <w:rPr>
          <w:rFonts w:ascii="Times New Roman" w:hAnsi="Times New Roman" w:cs="Times New Roman"/>
          <w:sz w:val="24"/>
          <w:szCs w:val="24"/>
        </w:rPr>
        <w:t>.</w:t>
      </w:r>
    </w:p>
    <w:p w14:paraId="1B1ACE51"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lastRenderedPageBreak/>
        <w:t>Kesiapan Teknologi: Stack teknologi yang dipilih (Gemini API, Python FastAPI, React, MySQL, ChromaDB) adalah teknologi matang dengan dokumentasi lengkap dan komunitas aktif.</w:t>
      </w:r>
    </w:p>
    <w:p w14:paraId="6E69C5ED" w14:textId="2BC633EE"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proofErr w:type="spellStart"/>
      <w:r w:rsidRPr="4B71A553">
        <w:rPr>
          <w:rFonts w:ascii="Times New Roman" w:hAnsi="Times New Roman" w:cs="Times New Roman"/>
          <w:sz w:val="24"/>
          <w:szCs w:val="24"/>
        </w:rPr>
        <w:t>Kesiapan</w:t>
      </w:r>
      <w:proofErr w:type="spellEnd"/>
      <w:r w:rsidRPr="4B71A553">
        <w:rPr>
          <w:rFonts w:ascii="Times New Roman" w:hAnsi="Times New Roman" w:cs="Times New Roman"/>
          <w:sz w:val="24"/>
          <w:szCs w:val="24"/>
        </w:rPr>
        <w:t xml:space="preserve"> Tim: </w:t>
      </w:r>
      <w:proofErr w:type="spellStart"/>
      <w:r w:rsidRPr="4B71A553">
        <w:rPr>
          <w:rFonts w:ascii="Times New Roman" w:hAnsi="Times New Roman" w:cs="Times New Roman"/>
          <w:sz w:val="24"/>
          <w:szCs w:val="24"/>
        </w:rPr>
        <w:t>Sesuai</w:t>
      </w:r>
      <w:proofErr w:type="spellEnd"/>
      <w:r w:rsidRPr="4B71A553">
        <w:rPr>
          <w:rFonts w:ascii="Times New Roman" w:hAnsi="Times New Roman" w:cs="Times New Roman"/>
          <w:sz w:val="24"/>
          <w:szCs w:val="24"/>
        </w:rPr>
        <w:t xml:space="preserve"> PRD, </w:t>
      </w:r>
      <w:proofErr w:type="spellStart"/>
      <w:r w:rsidRPr="4B71A553">
        <w:rPr>
          <w:rFonts w:ascii="Times New Roman" w:hAnsi="Times New Roman" w:cs="Times New Roman"/>
          <w:sz w:val="24"/>
          <w:szCs w:val="24"/>
        </w:rPr>
        <w:t>tim</w:t>
      </w:r>
      <w:proofErr w:type="spellEnd"/>
      <w:r w:rsidRPr="4B71A553">
        <w:rPr>
          <w:rFonts w:ascii="Times New Roman" w:hAnsi="Times New Roman" w:cs="Times New Roman"/>
          <w:sz w:val="24"/>
          <w:szCs w:val="24"/>
        </w:rPr>
        <w:t xml:space="preserve"> </w:t>
      </w:r>
      <w:proofErr w:type="spellStart"/>
      <w:r w:rsidRPr="4B71A553">
        <w:rPr>
          <w:rFonts w:ascii="Times New Roman" w:hAnsi="Times New Roman" w:cs="Times New Roman"/>
          <w:sz w:val="24"/>
          <w:szCs w:val="24"/>
        </w:rPr>
        <w:t>telah</w:t>
      </w:r>
      <w:proofErr w:type="spellEnd"/>
      <w:r w:rsidRPr="4B71A553">
        <w:rPr>
          <w:rFonts w:ascii="Times New Roman" w:hAnsi="Times New Roman" w:cs="Times New Roman"/>
          <w:sz w:val="24"/>
          <w:szCs w:val="24"/>
        </w:rPr>
        <w:t xml:space="preserve"> </w:t>
      </w:r>
      <w:proofErr w:type="spellStart"/>
      <w:r w:rsidRPr="4B71A553">
        <w:rPr>
          <w:rFonts w:ascii="Times New Roman" w:hAnsi="Times New Roman" w:cs="Times New Roman"/>
          <w:sz w:val="24"/>
          <w:szCs w:val="24"/>
        </w:rPr>
        <w:t>membagi</w:t>
      </w:r>
      <w:proofErr w:type="spellEnd"/>
      <w:r w:rsidRPr="4B71A553">
        <w:rPr>
          <w:rFonts w:ascii="Times New Roman" w:hAnsi="Times New Roman" w:cs="Times New Roman"/>
          <w:sz w:val="24"/>
          <w:szCs w:val="24"/>
        </w:rPr>
        <w:t xml:space="preserve"> </w:t>
      </w:r>
      <w:proofErr w:type="spellStart"/>
      <w:r w:rsidRPr="4B71A553">
        <w:rPr>
          <w:rFonts w:ascii="Times New Roman" w:hAnsi="Times New Roman" w:cs="Times New Roman"/>
          <w:sz w:val="24"/>
          <w:szCs w:val="24"/>
        </w:rPr>
        <w:t>peran</w:t>
      </w:r>
      <w:proofErr w:type="spellEnd"/>
      <w:r w:rsidR="5807BEB5" w:rsidRPr="4B71A553">
        <w:rPr>
          <w:rFonts w:ascii="Times New Roman" w:hAnsi="Times New Roman" w:cs="Times New Roman"/>
          <w:sz w:val="24"/>
          <w:szCs w:val="24"/>
        </w:rPr>
        <w:t xml:space="preserve"> </w:t>
      </w:r>
      <w:r w:rsidRPr="4B71A553">
        <w:rPr>
          <w:rFonts w:ascii="Times New Roman" w:hAnsi="Times New Roman" w:cs="Times New Roman"/>
          <w:sz w:val="24"/>
          <w:szCs w:val="24"/>
        </w:rPr>
        <w:t xml:space="preserve">Frontend (Landing Page: </w:t>
      </w:r>
      <w:proofErr w:type="spellStart"/>
      <w:r w:rsidRPr="4B71A553">
        <w:rPr>
          <w:rFonts w:ascii="Times New Roman" w:hAnsi="Times New Roman" w:cs="Times New Roman"/>
          <w:sz w:val="24"/>
          <w:szCs w:val="24"/>
        </w:rPr>
        <w:t>Rezal</w:t>
      </w:r>
      <w:proofErr w:type="spellEnd"/>
      <w:r w:rsidRPr="4B71A553">
        <w:rPr>
          <w:rFonts w:ascii="Times New Roman" w:hAnsi="Times New Roman" w:cs="Times New Roman"/>
          <w:sz w:val="24"/>
          <w:szCs w:val="24"/>
        </w:rPr>
        <w:t>; Dashboard: Yasmin &amp; Cito) dan Backend (Ardin &amp; Andrew)</w:t>
      </w:r>
      <w:r w:rsidR="49E6C859" w:rsidRPr="4B71A553">
        <w:rPr>
          <w:rFonts w:ascii="Times New Roman" w:hAnsi="Times New Roman" w:cs="Times New Roman"/>
          <w:sz w:val="24"/>
          <w:szCs w:val="24"/>
        </w:rPr>
        <w:t xml:space="preserve">, </w:t>
      </w:r>
      <w:proofErr w:type="spellStart"/>
      <w:r w:rsidRPr="4B71A553">
        <w:rPr>
          <w:rFonts w:ascii="Times New Roman" w:hAnsi="Times New Roman" w:cs="Times New Roman"/>
          <w:sz w:val="24"/>
          <w:szCs w:val="24"/>
        </w:rPr>
        <w:t>menunjukkan</w:t>
      </w:r>
      <w:proofErr w:type="spellEnd"/>
      <w:r w:rsidRPr="4B71A553">
        <w:rPr>
          <w:rFonts w:ascii="Times New Roman" w:hAnsi="Times New Roman" w:cs="Times New Roman"/>
          <w:sz w:val="24"/>
          <w:szCs w:val="24"/>
        </w:rPr>
        <w:t xml:space="preserve"> </w:t>
      </w:r>
      <w:proofErr w:type="spellStart"/>
      <w:r w:rsidRPr="4B71A553">
        <w:rPr>
          <w:rFonts w:ascii="Times New Roman" w:hAnsi="Times New Roman" w:cs="Times New Roman"/>
          <w:sz w:val="24"/>
          <w:szCs w:val="24"/>
        </w:rPr>
        <w:t>kesiapan</w:t>
      </w:r>
      <w:proofErr w:type="spellEnd"/>
      <w:r w:rsidRPr="4B71A553">
        <w:rPr>
          <w:rFonts w:ascii="Times New Roman" w:hAnsi="Times New Roman" w:cs="Times New Roman"/>
          <w:sz w:val="24"/>
          <w:szCs w:val="24"/>
        </w:rPr>
        <w:t xml:space="preserve"> SDM.</w:t>
      </w:r>
    </w:p>
    <w:p w14:paraId="6ADB0065" w14:textId="77777777" w:rsidR="00361D18" w:rsidRPr="00674AF5" w:rsidRDefault="00361E19" w:rsidP="00674AF5">
      <w:pPr>
        <w:pStyle w:val="ListParagraph"/>
        <w:numPr>
          <w:ilvl w:val="0"/>
          <w:numId w:val="3"/>
        </w:numPr>
        <w:spacing w:before="40" w:after="60" w:line="360" w:lineRule="auto"/>
        <w:jc w:val="both"/>
        <w:rPr>
          <w:rFonts w:ascii="Times New Roman" w:hAnsi="Times New Roman" w:cs="Times New Roman"/>
          <w:sz w:val="24"/>
          <w:szCs w:val="24"/>
        </w:rPr>
      </w:pPr>
      <w:r w:rsidRPr="00674AF5">
        <w:rPr>
          <w:rFonts w:ascii="Times New Roman" w:hAnsi="Times New Roman" w:cs="Times New Roman"/>
          <w:sz w:val="24"/>
          <w:szCs w:val="24"/>
          <w:lang w:val="sv-SE"/>
        </w:rPr>
        <w:t xml:space="preserve">Kesiapan Operasional: Staf SSC dapat langsung memanfaatkan fitur upload mandiri tanpa pelatihan teknis mendalam. </w:t>
      </w:r>
      <w:proofErr w:type="spellStart"/>
      <w:r w:rsidRPr="00674AF5">
        <w:rPr>
          <w:rFonts w:ascii="Times New Roman" w:hAnsi="Times New Roman" w:cs="Times New Roman"/>
          <w:sz w:val="24"/>
          <w:szCs w:val="24"/>
        </w:rPr>
        <w:t>Cukup</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dengan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panduan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singkat</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mengunggah</w:t>
      </w:r>
      <w:proofErr w:type="spellEnd"/>
      <w:r w:rsidRPr="00674AF5">
        <w:rPr>
          <w:rFonts w:ascii="Times New Roman" w:hAnsi="Times New Roman" w:cs="Times New Roman"/>
          <w:sz w:val="24"/>
          <w:szCs w:val="24"/>
        </w:rPr>
        <w:t xml:space="preserve"> file PDF/DOCX.</w:t>
      </w:r>
    </w:p>
    <w:p w14:paraId="6EAB00B9"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proofErr w:type="spellStart"/>
      <w:r w:rsidRPr="00674AF5">
        <w:rPr>
          <w:rFonts w:ascii="Times New Roman" w:hAnsi="Times New Roman" w:cs="Times New Roman"/>
          <w:sz w:val="24"/>
          <w:szCs w:val="24"/>
        </w:rPr>
        <w:t>Rekomendasi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utama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adalah</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memulai</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pengembangan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dengan</w:t>
      </w:r>
      <w:proofErr w:type="spellEnd"/>
      <w:r w:rsidRPr="00674AF5">
        <w:rPr>
          <w:rFonts w:ascii="Times New Roman" w:hAnsi="Times New Roman" w:cs="Times New Roman"/>
          <w:sz w:val="24"/>
          <w:szCs w:val="24"/>
        </w:rPr>
        <w:t xml:space="preserve"> MVP (Minimum Viable Product) yang </w:t>
      </w:r>
      <w:proofErr w:type="spellStart"/>
      <w:r w:rsidRPr="00674AF5">
        <w:rPr>
          <w:rFonts w:ascii="Times New Roman" w:hAnsi="Times New Roman" w:cs="Times New Roman"/>
          <w:sz w:val="24"/>
          <w:szCs w:val="24"/>
        </w:rPr>
        <w:t>mencakup</w:t>
      </w:r>
      <w:proofErr w:type="spellEnd"/>
      <w:r w:rsidRPr="00674AF5">
        <w:rPr>
          <w:rFonts w:ascii="Times New Roman" w:hAnsi="Times New Roman" w:cs="Times New Roman"/>
          <w:sz w:val="24"/>
          <w:szCs w:val="24"/>
        </w:rPr>
        <w:t xml:space="preserve"> core chatbot </w:t>
      </w:r>
      <w:proofErr w:type="spellStart"/>
      <w:r w:rsidRPr="00674AF5">
        <w:rPr>
          <w:rFonts w:ascii="Times New Roman" w:hAnsi="Times New Roman" w:cs="Times New Roman"/>
          <w:sz w:val="24"/>
          <w:szCs w:val="24"/>
        </w:rPr>
        <w:t>berbasis</w:t>
      </w:r>
      <w:proofErr w:type="spellEnd"/>
      <w:r w:rsidRPr="00674AF5">
        <w:rPr>
          <w:rFonts w:ascii="Times New Roman" w:hAnsi="Times New Roman" w:cs="Times New Roman"/>
          <w:sz w:val="24"/>
          <w:szCs w:val="24"/>
        </w:rPr>
        <w:t xml:space="preserve"> RAG dan </w:t>
      </w:r>
      <w:proofErr w:type="spellStart"/>
      <w:r w:rsidRPr="00674AF5">
        <w:rPr>
          <w:rFonts w:ascii="Times New Roman" w:hAnsi="Times New Roman" w:cs="Times New Roman"/>
          <w:sz w:val="24"/>
          <w:szCs w:val="24"/>
        </w:rPr>
        <w:t>fitur</w:t>
      </w:r>
      <w:proofErr w:type="spellEnd"/>
      <w:r w:rsidRPr="00674AF5">
        <w:rPr>
          <w:rFonts w:ascii="Times New Roman" w:hAnsi="Times New Roman" w:cs="Times New Roman"/>
          <w:sz w:val="24"/>
          <w:szCs w:val="24"/>
        </w:rPr>
        <w:t xml:space="preserve"> upload </w:t>
      </w:r>
      <w:proofErr w:type="spellStart"/>
      <w:r w:rsidRPr="00674AF5">
        <w:rPr>
          <w:rFonts w:ascii="Times New Roman" w:hAnsi="Times New Roman" w:cs="Times New Roman"/>
          <w:sz w:val="24"/>
          <w:szCs w:val="24"/>
        </w:rPr>
        <w:t>dokumen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dasar</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kemudian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melakukan</w:t>
      </w:r>
      <w:proofErr w:type="spellEnd"/>
      <w:r w:rsidRPr="00674AF5">
        <w:rPr>
          <w:rFonts w:ascii="Times New Roman" w:hAnsi="Times New Roman" w:cs="Times New Roman"/>
          <w:sz w:val="24"/>
          <w:szCs w:val="24"/>
        </w:rPr>
        <w:t xml:space="preserve"> uji </w:t>
      </w:r>
      <w:proofErr w:type="spellStart"/>
      <w:r w:rsidRPr="00674AF5">
        <w:rPr>
          <w:rFonts w:ascii="Times New Roman" w:hAnsi="Times New Roman" w:cs="Times New Roman"/>
          <w:sz w:val="24"/>
          <w:szCs w:val="24"/>
        </w:rPr>
        <w:t>coba</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terbatas</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dengan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sekelompok</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mahasiswa</w:t>
      </w:r>
      <w:proofErr w:type="spellEnd"/>
      <w:r w:rsidRPr="00674AF5">
        <w:rPr>
          <w:rFonts w:ascii="Times New Roman" w:hAnsi="Times New Roman" w:cs="Times New Roman"/>
          <w:sz w:val="24"/>
          <w:szCs w:val="24"/>
        </w:rPr>
        <w:t xml:space="preserve"> dan </w:t>
      </w:r>
      <w:proofErr w:type="spellStart"/>
      <w:r w:rsidRPr="00674AF5">
        <w:rPr>
          <w:rFonts w:ascii="Times New Roman" w:hAnsi="Times New Roman" w:cs="Times New Roman"/>
          <w:sz w:val="24"/>
          <w:szCs w:val="24"/>
        </w:rPr>
        <w:t>staf</w:t>
      </w:r>
      <w:proofErr w:type="spellEnd"/>
      <w:r w:rsidRPr="00674AF5">
        <w:rPr>
          <w:rFonts w:ascii="Times New Roman" w:hAnsi="Times New Roman" w:cs="Times New Roman"/>
          <w:sz w:val="24"/>
          <w:szCs w:val="24"/>
        </w:rPr>
        <w:t xml:space="preserve"> SSC </w:t>
      </w:r>
      <w:proofErr w:type="spellStart"/>
      <w:r w:rsidRPr="00674AF5">
        <w:rPr>
          <w:rFonts w:ascii="Times New Roman" w:hAnsi="Times New Roman" w:cs="Times New Roman"/>
          <w:sz w:val="24"/>
          <w:szCs w:val="24"/>
        </w:rPr>
        <w:t>sebelum</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peluncuran</w:t>
      </w:r>
      <w:proofErr w:type="spellEnd"/>
      <w:r w:rsidRPr="00674AF5">
        <w:rPr>
          <w:rFonts w:ascii="Times New Roman" w:hAnsi="Times New Roman" w:cs="Times New Roman"/>
          <w:sz w:val="24"/>
          <w:szCs w:val="24"/>
        </w:rPr>
        <w:t xml:space="preserve"> </w:t>
      </w:r>
      <w:proofErr w:type="spellStart"/>
      <w:r w:rsidRPr="00674AF5">
        <w:rPr>
          <w:rFonts w:ascii="Times New Roman" w:hAnsi="Times New Roman" w:cs="Times New Roman"/>
          <w:sz w:val="24"/>
          <w:szCs w:val="24"/>
        </w:rPr>
        <w:t>penuh</w:t>
      </w:r>
      <w:proofErr w:type="spellEnd"/>
      <w:r w:rsidRPr="00674AF5">
        <w:rPr>
          <w:rFonts w:ascii="Times New Roman" w:hAnsi="Times New Roman" w:cs="Times New Roman"/>
          <w:sz w:val="24"/>
          <w:szCs w:val="24"/>
        </w:rPr>
        <w:t xml:space="preserve">. </w:t>
      </w:r>
      <w:r w:rsidRPr="00674AF5">
        <w:rPr>
          <w:rFonts w:ascii="Times New Roman" w:hAnsi="Times New Roman" w:cs="Times New Roman"/>
          <w:sz w:val="24"/>
          <w:szCs w:val="24"/>
          <w:lang w:val="sv-SE"/>
        </w:rPr>
        <w:t>Pemantauan metrik keberhasilan dilakukan secara berkala setiap bulan untuk memastikan sistem terus memenuhi target yang ditetapkan.</w:t>
      </w:r>
    </w:p>
    <w:p w14:paraId="3147B7E9" w14:textId="77777777" w:rsidR="00361D18" w:rsidRPr="00674AF5" w:rsidRDefault="00361E19" w:rsidP="00674AF5">
      <w:pPr>
        <w:spacing w:line="360" w:lineRule="auto"/>
        <w:rPr>
          <w:rFonts w:ascii="Times New Roman" w:hAnsi="Times New Roman" w:cs="Times New Roman"/>
          <w:sz w:val="24"/>
          <w:szCs w:val="24"/>
          <w:lang w:val="sv-SE"/>
        </w:rPr>
      </w:pPr>
      <w:r w:rsidRPr="00674AF5">
        <w:rPr>
          <w:rFonts w:ascii="Times New Roman" w:hAnsi="Times New Roman" w:cs="Times New Roman"/>
          <w:sz w:val="24"/>
          <w:szCs w:val="24"/>
          <w:lang w:val="sv-SE"/>
        </w:rPr>
        <w:br w:type="page"/>
      </w:r>
    </w:p>
    <w:p w14:paraId="3FE13F5F" w14:textId="2396F074" w:rsidR="00361D18" w:rsidRPr="00674AF5" w:rsidRDefault="00361E19" w:rsidP="00674AF5">
      <w:pPr>
        <w:pStyle w:val="Heading1"/>
        <w:spacing w:line="360" w:lineRule="auto"/>
        <w:rPr>
          <w:rFonts w:ascii="Times New Roman" w:hAnsi="Times New Roman" w:cs="Times New Roman"/>
          <w:color w:val="auto"/>
          <w:sz w:val="24"/>
          <w:szCs w:val="24"/>
          <w:lang w:val="sv-SE"/>
        </w:rPr>
      </w:pPr>
      <w:r w:rsidRPr="00674AF5">
        <w:rPr>
          <w:rFonts w:ascii="Times New Roman" w:hAnsi="Times New Roman" w:cs="Times New Roman"/>
          <w:color w:val="auto"/>
          <w:sz w:val="24"/>
          <w:szCs w:val="24"/>
          <w:lang w:val="sv-SE"/>
        </w:rPr>
        <w:lastRenderedPageBreak/>
        <w:t>PENUTUP</w:t>
      </w:r>
    </w:p>
    <w:p w14:paraId="3F49087D" w14:textId="77777777" w:rsidR="00361D18" w:rsidRPr="00674AF5" w:rsidRDefault="00361E19" w:rsidP="00674AF5">
      <w:pPr>
        <w:spacing w:before="80" w:after="100" w:line="360" w:lineRule="auto"/>
        <w:jc w:val="both"/>
        <w:rPr>
          <w:rFonts w:ascii="Times New Roman" w:hAnsi="Times New Roman" w:cs="Times New Roman"/>
          <w:sz w:val="24"/>
          <w:szCs w:val="24"/>
          <w:lang w:val="sv-SE"/>
        </w:rPr>
      </w:pPr>
      <w:r w:rsidRPr="00674AF5">
        <w:rPr>
          <w:rFonts w:ascii="Times New Roman" w:hAnsi="Times New Roman" w:cs="Times New Roman"/>
          <w:sz w:val="24"/>
          <w:szCs w:val="24"/>
          <w:lang w:val="sv-SE"/>
        </w:rPr>
        <w:t>Laporan ini telah memaparkan analisis komprehensif terhadap SSC Smart Assistant sebagai solusi AI untuk mengatasi keterbatasan layanan Student Service Center TUS dalam memberikan informasi seputar Transkrip Aktivitas Kemahasiswaan (TAK).</w:t>
      </w:r>
    </w:p>
    <w:p w14:paraId="6FD7693E" w14:textId="65CD453B" w:rsidR="00361D18" w:rsidRPr="00674AF5" w:rsidRDefault="00361E19" w:rsidP="00674AF5">
      <w:pPr>
        <w:spacing w:before="80" w:after="100" w:line="360" w:lineRule="auto"/>
        <w:jc w:val="both"/>
        <w:rPr>
          <w:rFonts w:ascii="Times New Roman" w:hAnsi="Times New Roman" w:cs="Times New Roman"/>
          <w:sz w:val="24"/>
          <w:szCs w:val="24"/>
          <w:lang w:val="sv-SE"/>
        </w:rPr>
      </w:pPr>
      <w:r w:rsidRPr="4B71A553">
        <w:rPr>
          <w:rFonts w:ascii="Times New Roman" w:hAnsi="Times New Roman" w:cs="Times New Roman"/>
          <w:sz w:val="24"/>
          <w:szCs w:val="24"/>
          <w:lang w:val="sv-SE"/>
        </w:rPr>
        <w:t>Dari sisi konsep (Bab I), platform ini menawarkan aksesibilitas 24/7, kemampuan memahami bahasa natural, serta kemandirian staf dalam memperbarui informasi</w:t>
      </w:r>
      <w:r w:rsidR="4EA8E9A7" w:rsidRPr="4B71A553">
        <w:rPr>
          <w:rFonts w:ascii="Times New Roman" w:hAnsi="Times New Roman" w:cs="Times New Roman"/>
          <w:sz w:val="24"/>
          <w:szCs w:val="24"/>
          <w:lang w:val="sv-SE"/>
        </w:rPr>
        <w:t xml:space="preserve">, </w:t>
      </w:r>
      <w:r w:rsidRPr="4B71A553">
        <w:rPr>
          <w:rFonts w:ascii="Times New Roman" w:hAnsi="Times New Roman" w:cs="Times New Roman"/>
          <w:sz w:val="24"/>
          <w:szCs w:val="24"/>
          <w:lang w:val="sv-SE"/>
        </w:rPr>
        <w:t>tiga hal yang tidak dimiliki sistem saat ini. Dari sisi teknis (Bab II), arsitektur RAG dengan Gemini API menjamin akurasi jawaban berbasis dokumen resmi SK TAK 2025, dengan guardrails yang memastikan AI tidak melampaui topiknya. Dari sisi kesiapan pemodelan (Bab III), sistem telah dimodelkan secara sistematis melalui proses bisnis, use case, entitas data, rencana implementasi, dan analisis risiko, menunjukkan kematangan konsep yang siap direalisasikan.</w:t>
      </w:r>
    </w:p>
    <w:p w14:paraId="35ED5474" w14:textId="2B5831C6" w:rsidR="00361D18" w:rsidRPr="00674AF5" w:rsidRDefault="00361E19" w:rsidP="00674AF5">
      <w:pPr>
        <w:spacing w:before="80" w:after="100" w:line="360" w:lineRule="auto"/>
        <w:jc w:val="both"/>
        <w:rPr>
          <w:rFonts w:ascii="Times New Roman" w:hAnsi="Times New Roman" w:cs="Times New Roman"/>
          <w:sz w:val="24"/>
          <w:szCs w:val="24"/>
          <w:lang w:val="sv-SE"/>
        </w:rPr>
      </w:pPr>
      <w:r w:rsidRPr="4B71A553">
        <w:rPr>
          <w:rFonts w:ascii="Times New Roman" w:hAnsi="Times New Roman" w:cs="Times New Roman"/>
          <w:sz w:val="24"/>
          <w:szCs w:val="24"/>
          <w:lang w:val="sv-SE"/>
        </w:rPr>
        <w:t>Dengan SK TAK 2025 sebagai fondasi knowledge base dan roadmap pengembangan empat fase dalam estimasi delapan minggu, SSC Smart Assistant berpotensi mentransformasi layanan informasi kemahasiswaan di Universitas Telkom</w:t>
      </w:r>
      <w:r w:rsidR="7B0EBD44" w:rsidRPr="4B71A553">
        <w:rPr>
          <w:rFonts w:ascii="Times New Roman" w:hAnsi="Times New Roman" w:cs="Times New Roman"/>
          <w:sz w:val="24"/>
          <w:szCs w:val="24"/>
          <w:lang w:val="sv-SE"/>
        </w:rPr>
        <w:t xml:space="preserve">, </w:t>
      </w:r>
      <w:r w:rsidRPr="4B71A553">
        <w:rPr>
          <w:rFonts w:ascii="Times New Roman" w:hAnsi="Times New Roman" w:cs="Times New Roman"/>
          <w:sz w:val="24"/>
          <w:szCs w:val="24"/>
          <w:lang w:val="sv-SE"/>
        </w:rPr>
        <w:t>dari yang terbatas dan reaktif menjadi proaktif, akurat, dan tersedia sepanjang waktu.</w:t>
      </w:r>
    </w:p>
    <w:p w14:paraId="2A67E795" w14:textId="70935486" w:rsidR="00361D18" w:rsidRPr="00D80955" w:rsidRDefault="00361D18" w:rsidP="00674AF5">
      <w:pPr>
        <w:spacing w:before="200" w:line="360" w:lineRule="auto"/>
        <w:jc w:val="right"/>
        <w:rPr>
          <w:rFonts w:ascii="Times New Roman" w:hAnsi="Times New Roman" w:cs="Times New Roman"/>
          <w:sz w:val="24"/>
          <w:szCs w:val="24"/>
          <w:lang w:val="sv-SE"/>
        </w:rPr>
      </w:pPr>
    </w:p>
    <w:sectPr w:rsidR="00361D18" w:rsidRPr="00D80955">
      <w:headerReference w:type="default" r:id="rId8"/>
      <w:footerReference w:type="default" r:id="rId9"/>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FD919" w14:textId="77777777" w:rsidR="00080D2A" w:rsidRDefault="00080D2A">
      <w:r>
        <w:separator/>
      </w:r>
    </w:p>
  </w:endnote>
  <w:endnote w:type="continuationSeparator" w:id="0">
    <w:p w14:paraId="1D4F8B43" w14:textId="77777777" w:rsidR="00080D2A" w:rsidRDefault="00080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0AA5" w14:textId="77777777" w:rsidR="00480CEB" w:rsidRDefault="00480CEB">
    <w:pPr>
      <w:pBdr>
        <w:top w:val="single" w:sz="6" w:space="1" w:color="2E75B6"/>
      </w:pBdr>
      <w:spacing w:before="80"/>
      <w:jc w:val="right"/>
    </w:pPr>
    <w:r>
      <w:rPr>
        <w:color w:val="595959"/>
        <w:sz w:val="18"/>
        <w:szCs w:val="18"/>
      </w:rPr>
      <w:t xml:space="preserve">Halaman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r>
      <w:rPr>
        <w:color w:val="595959"/>
        <w:sz w:val="18"/>
        <w:szCs w:val="18"/>
      </w:rPr>
      <w:t xml:space="preserve"> </w:t>
    </w:r>
    <w:proofErr w:type="spellStart"/>
    <w:r>
      <w:rPr>
        <w:color w:val="595959"/>
        <w:sz w:val="18"/>
        <w:szCs w:val="18"/>
      </w:rPr>
      <w:t>dari</w:t>
    </w:r>
    <w:proofErr w:type="spellEnd"/>
    <w:r>
      <w:rPr>
        <w:color w:val="595959"/>
        <w:sz w:val="18"/>
        <w:szCs w:val="18"/>
      </w:rPr>
      <w:t xml:space="preserve">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32307" w14:textId="77777777" w:rsidR="00080D2A" w:rsidRDefault="00080D2A">
      <w:r>
        <w:separator/>
      </w:r>
    </w:p>
  </w:footnote>
  <w:footnote w:type="continuationSeparator" w:id="0">
    <w:p w14:paraId="509BB7DA" w14:textId="77777777" w:rsidR="00080D2A" w:rsidRDefault="00080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F07F" w14:textId="77777777" w:rsidR="00480CEB" w:rsidRDefault="00480CEB">
    <w:pPr>
      <w:pBdr>
        <w:bottom w:val="single" w:sz="6" w:space="1" w:color="2E75B6"/>
      </w:pBdr>
    </w:pPr>
    <w:proofErr w:type="spellStart"/>
    <w:r>
      <w:rPr>
        <w:color w:val="595959"/>
        <w:sz w:val="18"/>
        <w:szCs w:val="18"/>
      </w:rPr>
      <w:t>Laporan</w:t>
    </w:r>
    <w:proofErr w:type="spellEnd"/>
    <w:r>
      <w:rPr>
        <w:color w:val="595959"/>
        <w:sz w:val="18"/>
        <w:szCs w:val="18"/>
      </w:rPr>
      <w:t xml:space="preserve"> </w:t>
    </w:r>
    <w:proofErr w:type="spellStart"/>
    <w:r>
      <w:rPr>
        <w:color w:val="595959"/>
        <w:sz w:val="18"/>
        <w:szCs w:val="18"/>
      </w:rPr>
      <w:t>Analisis</w:t>
    </w:r>
    <w:proofErr w:type="spellEnd"/>
    <w:r>
      <w:rPr>
        <w:color w:val="595959"/>
        <w:sz w:val="18"/>
        <w:szCs w:val="18"/>
      </w:rPr>
      <w:t xml:space="preserve"> SSC Smart Assistant (TAK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45977"/>
    <w:multiLevelType w:val="hybridMultilevel"/>
    <w:tmpl w:val="E9E205CC"/>
    <w:lvl w:ilvl="0" w:tplc="B79666CC">
      <w:start w:val="1"/>
      <w:numFmt w:val="bullet"/>
      <w:lvlText w:val="•"/>
      <w:lvlJc w:val="left"/>
      <w:pPr>
        <w:ind w:left="720" w:hanging="360"/>
      </w:pPr>
    </w:lvl>
    <w:lvl w:ilvl="1" w:tplc="051A20BE">
      <w:numFmt w:val="decimal"/>
      <w:lvlText w:val=""/>
      <w:lvlJc w:val="left"/>
    </w:lvl>
    <w:lvl w:ilvl="2" w:tplc="6D060706">
      <w:numFmt w:val="decimal"/>
      <w:lvlText w:val=""/>
      <w:lvlJc w:val="left"/>
    </w:lvl>
    <w:lvl w:ilvl="3" w:tplc="D5ACC58C">
      <w:numFmt w:val="decimal"/>
      <w:lvlText w:val=""/>
      <w:lvlJc w:val="left"/>
    </w:lvl>
    <w:lvl w:ilvl="4" w:tplc="26C26EE4">
      <w:numFmt w:val="decimal"/>
      <w:lvlText w:val=""/>
      <w:lvlJc w:val="left"/>
    </w:lvl>
    <w:lvl w:ilvl="5" w:tplc="BD501848">
      <w:numFmt w:val="decimal"/>
      <w:lvlText w:val=""/>
      <w:lvlJc w:val="left"/>
    </w:lvl>
    <w:lvl w:ilvl="6" w:tplc="D27A3110">
      <w:numFmt w:val="decimal"/>
      <w:lvlText w:val=""/>
      <w:lvlJc w:val="left"/>
    </w:lvl>
    <w:lvl w:ilvl="7" w:tplc="A7B667F4">
      <w:numFmt w:val="decimal"/>
      <w:lvlText w:val=""/>
      <w:lvlJc w:val="left"/>
    </w:lvl>
    <w:lvl w:ilvl="8" w:tplc="99C81454">
      <w:numFmt w:val="decimal"/>
      <w:lvlText w:val=""/>
      <w:lvlJc w:val="left"/>
    </w:lvl>
  </w:abstractNum>
  <w:abstractNum w:abstractNumId="1" w15:restartNumberingAfterBreak="0">
    <w:nsid w:val="481177EE"/>
    <w:multiLevelType w:val="hybridMultilevel"/>
    <w:tmpl w:val="83EC54CC"/>
    <w:lvl w:ilvl="0" w:tplc="9856A428">
      <w:start w:val="1"/>
      <w:numFmt w:val="bullet"/>
      <w:lvlText w:val="●"/>
      <w:lvlJc w:val="left"/>
      <w:pPr>
        <w:ind w:left="720" w:hanging="360"/>
      </w:pPr>
    </w:lvl>
    <w:lvl w:ilvl="1" w:tplc="0434BF96">
      <w:start w:val="1"/>
      <w:numFmt w:val="bullet"/>
      <w:lvlText w:val="○"/>
      <w:lvlJc w:val="left"/>
      <w:pPr>
        <w:ind w:left="1440" w:hanging="360"/>
      </w:pPr>
    </w:lvl>
    <w:lvl w:ilvl="2" w:tplc="67A22E76">
      <w:start w:val="1"/>
      <w:numFmt w:val="bullet"/>
      <w:lvlText w:val="■"/>
      <w:lvlJc w:val="left"/>
      <w:pPr>
        <w:ind w:left="2160" w:hanging="360"/>
      </w:pPr>
    </w:lvl>
    <w:lvl w:ilvl="3" w:tplc="AB127C14">
      <w:start w:val="1"/>
      <w:numFmt w:val="bullet"/>
      <w:lvlText w:val="●"/>
      <w:lvlJc w:val="left"/>
      <w:pPr>
        <w:ind w:left="2880" w:hanging="360"/>
      </w:pPr>
    </w:lvl>
    <w:lvl w:ilvl="4" w:tplc="9EBC340C">
      <w:start w:val="1"/>
      <w:numFmt w:val="bullet"/>
      <w:lvlText w:val="○"/>
      <w:lvlJc w:val="left"/>
      <w:pPr>
        <w:ind w:left="3600" w:hanging="360"/>
      </w:pPr>
    </w:lvl>
    <w:lvl w:ilvl="5" w:tplc="38A22D2A">
      <w:start w:val="1"/>
      <w:numFmt w:val="bullet"/>
      <w:lvlText w:val="■"/>
      <w:lvlJc w:val="left"/>
      <w:pPr>
        <w:ind w:left="4320" w:hanging="360"/>
      </w:pPr>
    </w:lvl>
    <w:lvl w:ilvl="6" w:tplc="0922DE0E">
      <w:start w:val="1"/>
      <w:numFmt w:val="bullet"/>
      <w:lvlText w:val="●"/>
      <w:lvlJc w:val="left"/>
      <w:pPr>
        <w:ind w:left="5040" w:hanging="360"/>
      </w:pPr>
    </w:lvl>
    <w:lvl w:ilvl="7" w:tplc="4D76023E">
      <w:start w:val="1"/>
      <w:numFmt w:val="bullet"/>
      <w:lvlText w:val="●"/>
      <w:lvlJc w:val="left"/>
      <w:pPr>
        <w:ind w:left="5760" w:hanging="360"/>
      </w:pPr>
    </w:lvl>
    <w:lvl w:ilvl="8" w:tplc="4FCEE206">
      <w:start w:val="1"/>
      <w:numFmt w:val="bullet"/>
      <w:lvlText w:val="●"/>
      <w:lvlJc w:val="left"/>
      <w:pPr>
        <w:ind w:left="6480" w:hanging="360"/>
      </w:pPr>
    </w:lvl>
  </w:abstractNum>
  <w:abstractNum w:abstractNumId="2" w15:restartNumberingAfterBreak="0">
    <w:nsid w:val="75D0707B"/>
    <w:multiLevelType w:val="hybridMultilevel"/>
    <w:tmpl w:val="EE189A80"/>
    <w:lvl w:ilvl="0" w:tplc="A07E818A">
      <w:start w:val="1"/>
      <w:numFmt w:val="decimal"/>
      <w:lvlText w:val="%1."/>
      <w:lvlJc w:val="left"/>
      <w:pPr>
        <w:ind w:left="720" w:hanging="360"/>
      </w:pPr>
    </w:lvl>
    <w:lvl w:ilvl="1" w:tplc="0D56019A">
      <w:numFmt w:val="decimal"/>
      <w:lvlText w:val=""/>
      <w:lvlJc w:val="left"/>
    </w:lvl>
    <w:lvl w:ilvl="2" w:tplc="EA80D3E6">
      <w:numFmt w:val="decimal"/>
      <w:lvlText w:val=""/>
      <w:lvlJc w:val="left"/>
    </w:lvl>
    <w:lvl w:ilvl="3" w:tplc="9A82F2E2">
      <w:numFmt w:val="decimal"/>
      <w:lvlText w:val=""/>
      <w:lvlJc w:val="left"/>
    </w:lvl>
    <w:lvl w:ilvl="4" w:tplc="5A305B62">
      <w:numFmt w:val="decimal"/>
      <w:lvlText w:val=""/>
      <w:lvlJc w:val="left"/>
    </w:lvl>
    <w:lvl w:ilvl="5" w:tplc="1C100470">
      <w:numFmt w:val="decimal"/>
      <w:lvlText w:val=""/>
      <w:lvlJc w:val="left"/>
    </w:lvl>
    <w:lvl w:ilvl="6" w:tplc="778A567C">
      <w:numFmt w:val="decimal"/>
      <w:lvlText w:val=""/>
      <w:lvlJc w:val="left"/>
    </w:lvl>
    <w:lvl w:ilvl="7" w:tplc="5CC0A7C4">
      <w:numFmt w:val="decimal"/>
      <w:lvlText w:val=""/>
      <w:lvlJc w:val="left"/>
    </w:lvl>
    <w:lvl w:ilvl="8" w:tplc="7D9C4BCC">
      <w:numFmt w:val="decimal"/>
      <w:lvlText w:val=""/>
      <w:lvlJc w:val="left"/>
    </w:lvl>
  </w:abstractNum>
  <w:num w:numId="1" w16cid:durableId="1315454904">
    <w:abstractNumId w:val="2"/>
    <w:lvlOverride w:ilvl="0">
      <w:startOverride w:val="1"/>
    </w:lvlOverride>
  </w:num>
  <w:num w:numId="2" w16cid:durableId="1840846207">
    <w:abstractNumId w:val="1"/>
    <w:lvlOverride w:ilvl="0">
      <w:startOverride w:val="1"/>
    </w:lvlOverride>
  </w:num>
  <w:num w:numId="3" w16cid:durableId="607272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D18"/>
    <w:rsid w:val="00080D2A"/>
    <w:rsid w:val="000876D9"/>
    <w:rsid w:val="0016526D"/>
    <w:rsid w:val="00172046"/>
    <w:rsid w:val="001877C2"/>
    <w:rsid w:val="00193BCF"/>
    <w:rsid w:val="001E301C"/>
    <w:rsid w:val="002161F9"/>
    <w:rsid w:val="002300B3"/>
    <w:rsid w:val="002372D5"/>
    <w:rsid w:val="002654CA"/>
    <w:rsid w:val="0027331E"/>
    <w:rsid w:val="00274707"/>
    <w:rsid w:val="00284DEA"/>
    <w:rsid w:val="002A6D83"/>
    <w:rsid w:val="003131A3"/>
    <w:rsid w:val="00361D18"/>
    <w:rsid w:val="00361E19"/>
    <w:rsid w:val="00380E2F"/>
    <w:rsid w:val="003929E7"/>
    <w:rsid w:val="003B72D9"/>
    <w:rsid w:val="003E43E3"/>
    <w:rsid w:val="00417C50"/>
    <w:rsid w:val="00427C90"/>
    <w:rsid w:val="00480CEB"/>
    <w:rsid w:val="004931E1"/>
    <w:rsid w:val="004B6E44"/>
    <w:rsid w:val="004C40FC"/>
    <w:rsid w:val="004E4167"/>
    <w:rsid w:val="00512365"/>
    <w:rsid w:val="00563792"/>
    <w:rsid w:val="005D15BC"/>
    <w:rsid w:val="00642F1C"/>
    <w:rsid w:val="00674AF5"/>
    <w:rsid w:val="006A4604"/>
    <w:rsid w:val="006F6FE2"/>
    <w:rsid w:val="007029BE"/>
    <w:rsid w:val="007034C3"/>
    <w:rsid w:val="00720F97"/>
    <w:rsid w:val="0073556D"/>
    <w:rsid w:val="00740247"/>
    <w:rsid w:val="00750EBE"/>
    <w:rsid w:val="007B66A4"/>
    <w:rsid w:val="007C66DF"/>
    <w:rsid w:val="0080597B"/>
    <w:rsid w:val="008128C6"/>
    <w:rsid w:val="00926883"/>
    <w:rsid w:val="0092769B"/>
    <w:rsid w:val="00960017"/>
    <w:rsid w:val="00974D60"/>
    <w:rsid w:val="009A4A3A"/>
    <w:rsid w:val="00A07A23"/>
    <w:rsid w:val="00A13EF3"/>
    <w:rsid w:val="00A60A82"/>
    <w:rsid w:val="00AB6CE1"/>
    <w:rsid w:val="00B4008E"/>
    <w:rsid w:val="00B459B6"/>
    <w:rsid w:val="00B60D4A"/>
    <w:rsid w:val="00BF00F2"/>
    <w:rsid w:val="00C4380B"/>
    <w:rsid w:val="00C94221"/>
    <w:rsid w:val="00CD4D12"/>
    <w:rsid w:val="00CD4F78"/>
    <w:rsid w:val="00D07D3C"/>
    <w:rsid w:val="00D80955"/>
    <w:rsid w:val="00DA6209"/>
    <w:rsid w:val="00DE3338"/>
    <w:rsid w:val="00E75FC9"/>
    <w:rsid w:val="00ED6E39"/>
    <w:rsid w:val="00EE0F75"/>
    <w:rsid w:val="00F02C5D"/>
    <w:rsid w:val="00F63BC2"/>
    <w:rsid w:val="00F651FE"/>
    <w:rsid w:val="00F70249"/>
    <w:rsid w:val="044D0DDF"/>
    <w:rsid w:val="08477D96"/>
    <w:rsid w:val="0AE2D0C7"/>
    <w:rsid w:val="0C02BB0C"/>
    <w:rsid w:val="0D8D38A2"/>
    <w:rsid w:val="156FF949"/>
    <w:rsid w:val="15B293DA"/>
    <w:rsid w:val="18DA643D"/>
    <w:rsid w:val="1DF12AFD"/>
    <w:rsid w:val="1DFD1AD5"/>
    <w:rsid w:val="2089D487"/>
    <w:rsid w:val="23CD8FEF"/>
    <w:rsid w:val="266C6756"/>
    <w:rsid w:val="271D331C"/>
    <w:rsid w:val="2986E35E"/>
    <w:rsid w:val="30690E05"/>
    <w:rsid w:val="3411D422"/>
    <w:rsid w:val="36EA2B81"/>
    <w:rsid w:val="39129C9D"/>
    <w:rsid w:val="3A695CB3"/>
    <w:rsid w:val="3C59C475"/>
    <w:rsid w:val="3D176F7F"/>
    <w:rsid w:val="425DB482"/>
    <w:rsid w:val="47B329D4"/>
    <w:rsid w:val="485E88A9"/>
    <w:rsid w:val="49E6C859"/>
    <w:rsid w:val="4B71A553"/>
    <w:rsid w:val="4BE36021"/>
    <w:rsid w:val="4E924C47"/>
    <w:rsid w:val="4EA8E9A7"/>
    <w:rsid w:val="551CE975"/>
    <w:rsid w:val="5807BEB5"/>
    <w:rsid w:val="5A60CA41"/>
    <w:rsid w:val="5DE3E3D7"/>
    <w:rsid w:val="5E2D619A"/>
    <w:rsid w:val="5FB9E3AD"/>
    <w:rsid w:val="602744B5"/>
    <w:rsid w:val="6757CCEC"/>
    <w:rsid w:val="675EE6E3"/>
    <w:rsid w:val="692CA4EE"/>
    <w:rsid w:val="69F1129D"/>
    <w:rsid w:val="76A54741"/>
    <w:rsid w:val="7807A67B"/>
    <w:rsid w:val="7A7380FB"/>
    <w:rsid w:val="7B0EBD44"/>
    <w:rsid w:val="7F178DC4"/>
    <w:rsid w:val="7F6C50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172E"/>
  <w15:docId w15:val="{B5B6C908-ED19-46D8-B9B2-E50A93A31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4AF5"/>
    <w:pPr>
      <w:tabs>
        <w:tab w:val="center" w:pos="4513"/>
        <w:tab w:val="right" w:pos="9026"/>
      </w:tabs>
    </w:pPr>
  </w:style>
  <w:style w:type="character" w:customStyle="1" w:styleId="HeaderChar">
    <w:name w:val="Header Char"/>
    <w:basedOn w:val="DefaultParagraphFont"/>
    <w:link w:val="Header"/>
    <w:uiPriority w:val="99"/>
    <w:rsid w:val="00674AF5"/>
  </w:style>
  <w:style w:type="paragraph" w:styleId="Footer">
    <w:name w:val="footer"/>
    <w:basedOn w:val="Normal"/>
    <w:link w:val="FooterChar"/>
    <w:uiPriority w:val="99"/>
    <w:unhideWhenUsed/>
    <w:rsid w:val="00674AF5"/>
    <w:pPr>
      <w:tabs>
        <w:tab w:val="center" w:pos="4513"/>
        <w:tab w:val="right" w:pos="9026"/>
      </w:tabs>
    </w:pPr>
  </w:style>
  <w:style w:type="character" w:customStyle="1" w:styleId="FooterChar">
    <w:name w:val="Footer Char"/>
    <w:basedOn w:val="DefaultParagraphFont"/>
    <w:link w:val="Footer"/>
    <w:uiPriority w:val="99"/>
    <w:rsid w:val="00674AF5"/>
  </w:style>
  <w:style w:type="table" w:styleId="TableGrid">
    <w:name w:val="Table Grid"/>
    <w:basedOn w:val="TableNormal"/>
    <w:uiPriority w:val="39"/>
    <w:rsid w:val="00674A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17</Pages>
  <Words>2819</Words>
  <Characters>16071</Characters>
  <Application>Microsoft Office Word</Application>
  <DocSecurity>0</DocSecurity>
  <Lines>133</Lines>
  <Paragraphs>37</Paragraphs>
  <ScaleCrop>false</ScaleCrop>
  <Company/>
  <LinksUpToDate>false</LinksUpToDate>
  <CharactersWithSpaces>18853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REZAL IHSANU MUBAROK</cp:lastModifiedBy>
  <cp:revision>2</cp:revision>
  <dcterms:created xsi:type="dcterms:W3CDTF">2026-06-28T13:13:00Z</dcterms:created>
  <dcterms:modified xsi:type="dcterms:W3CDTF">2026-06-28T13:13:00Z</dcterms:modified>
</cp:coreProperties>
</file>